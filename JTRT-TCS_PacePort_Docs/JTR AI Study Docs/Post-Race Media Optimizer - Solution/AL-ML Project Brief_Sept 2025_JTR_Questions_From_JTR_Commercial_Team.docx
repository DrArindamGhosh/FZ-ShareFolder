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12B4A" w14:textId="4C025562" w:rsidR="00D66D7C" w:rsidRDefault="00D66D7C" w:rsidP="00D66D7C">
      <w:pPr>
        <w:pStyle w:val="Heading1"/>
        <w:jc w:val="center"/>
        <w:rPr>
          <w:sz w:val="44"/>
          <w:szCs w:val="44"/>
        </w:rPr>
      </w:pPr>
      <w:r w:rsidRPr="00D66D7C">
        <w:rPr>
          <w:sz w:val="44"/>
          <w:szCs w:val="44"/>
        </w:rPr>
        <w:t>Briefing Document</w:t>
      </w:r>
      <w:r>
        <w:rPr>
          <w:sz w:val="44"/>
          <w:szCs w:val="44"/>
        </w:rPr>
        <w:t xml:space="preserve"> for </w:t>
      </w:r>
      <w:bookmarkStart w:id="0" w:name="_Hlk207984825"/>
      <w:r>
        <w:rPr>
          <w:sz w:val="44"/>
          <w:szCs w:val="44"/>
        </w:rPr>
        <w:t>AI-ML / GenAI Powered Post-Race Media Optimiser</w:t>
      </w:r>
    </w:p>
    <w:bookmarkEnd w:id="0"/>
    <w:p w14:paraId="5C1B81F2" w14:textId="77777777" w:rsidR="00D66D7C" w:rsidRPr="00D66D7C" w:rsidRDefault="00D66D7C" w:rsidP="00D66D7C"/>
    <w:p w14:paraId="7E8E3E8A" w14:textId="32ADE80D" w:rsidR="00BB757F" w:rsidRDefault="001F7E4E" w:rsidP="006E04B2">
      <w:pPr>
        <w:rPr>
          <w:ins w:id="1" w:author="Emily McLay" w:date="2025-09-18T13:48:00Z" w16du:dateUtc="2025-09-18T12:48:00Z"/>
        </w:rPr>
      </w:pPr>
      <w:ins w:id="2" w:author="Emily McLay" w:date="2025-09-18T13:47:00Z" w16du:dateUtc="2025-09-18T12:47:00Z">
        <w:r>
          <w:t>Following the first phase of the Jaguar TCS Racing x TCS Commercial Technology Consultancy Project, TCS has conducted a thorough assessment of the commercial team’s operations and has produced a full report stating their findings. The report contained proposed solutions on where TCS</w:t>
        </w:r>
      </w:ins>
      <w:ins w:id="3" w:author="Emily McLay" w:date="2025-09-18T16:40:00Z" w16du:dateUtc="2025-09-18T15:40:00Z">
        <w:r w:rsidR="00120DEC">
          <w:t>’s</w:t>
        </w:r>
      </w:ins>
      <w:ins w:id="4" w:author="Emily McLay" w:date="2025-09-18T13:47:00Z" w16du:dateUtc="2025-09-18T12:47:00Z">
        <w:r>
          <w:t xml:space="preserve"> services or products could improve existing challenges or inefficiencies</w:t>
        </w:r>
      </w:ins>
      <w:ins w:id="5" w:author="Emily McLay" w:date="2025-09-18T13:48:00Z" w16du:dateUtc="2025-09-18T12:48:00Z">
        <w:r w:rsidR="00BB757F">
          <w:t xml:space="preserve"> within the commercial team</w:t>
        </w:r>
      </w:ins>
      <w:ins w:id="6" w:author="Emily McLay" w:date="2025-09-18T13:47:00Z" w16du:dateUtc="2025-09-18T12:47:00Z">
        <w:r>
          <w:t xml:space="preserve">. </w:t>
        </w:r>
      </w:ins>
    </w:p>
    <w:p w14:paraId="7EE7D212" w14:textId="0CF183CF" w:rsidR="001F7E4E" w:rsidRDefault="00BB757F" w:rsidP="006E04B2">
      <w:pPr>
        <w:rPr>
          <w:ins w:id="7" w:author="Emily McLay" w:date="2025-09-18T13:48:00Z" w16du:dateUtc="2025-09-18T12:48:00Z"/>
        </w:rPr>
      </w:pPr>
      <w:ins w:id="8" w:author="Emily McLay" w:date="2025-09-18T13:48:00Z">
        <w:r>
          <w:t xml:space="preserve">As a result of the findings, </w:t>
        </w:r>
      </w:ins>
      <w:ins w:id="9" w:author="Emily McLay" w:date="2025-09-18T13:47:00Z">
        <w:r w:rsidR="001F7E4E">
          <w:t>Jaguar TCS Racing and TCS have agreed to</w:t>
        </w:r>
      </w:ins>
      <w:ins w:id="10" w:author="Emily McLay" w:date="2025-09-18T16:40:00Z">
        <w:r w:rsidR="0094412C">
          <w:t xml:space="preserve"> </w:t>
        </w:r>
      </w:ins>
      <w:ins w:id="11" w:author="Emily McLay" w:date="2025-09-25T09:43:00Z" w16du:dateUtc="2025-09-25T08:43:00Z">
        <w:r w:rsidR="00F16B2C">
          <w:t xml:space="preserve">consider a collaboration to </w:t>
        </w:r>
      </w:ins>
      <w:ins w:id="12" w:author="Emily McLay" w:date="2025-09-18T16:40:00Z">
        <w:r w:rsidR="0094412C">
          <w:t>develop and</w:t>
        </w:r>
      </w:ins>
      <w:ins w:id="13" w:author="Emily McLay" w:date="2025-09-18T13:47:00Z">
        <w:r w:rsidR="001F7E4E">
          <w:t xml:space="preserve"> integrate the Post-Race Media Optimiser solution with the aim of automating the curation, scoring, tagging and publishing of post-race media assets</w:t>
        </w:r>
      </w:ins>
      <w:ins w:id="14" w:author="Emily McLay" w:date="2025-09-18T13:51:00Z">
        <w:r w:rsidR="00E9225B">
          <w:t>; and</w:t>
        </w:r>
      </w:ins>
      <w:ins w:id="15" w:author="Emily McLay" w:date="2025-09-18T13:47:00Z">
        <w:r w:rsidR="001F7E4E">
          <w:t xml:space="preserve"> generat</w:t>
        </w:r>
      </w:ins>
      <w:ins w:id="16" w:author="Emily McLay" w:date="2025-09-18T13:51:00Z">
        <w:r w:rsidR="004B6E5D">
          <w:t>ing</w:t>
        </w:r>
      </w:ins>
      <w:ins w:id="17" w:author="Emily McLay" w:date="2025-09-18T13:47:00Z">
        <w:r w:rsidR="001F7E4E">
          <w:t xml:space="preserve"> new partnership storytelling and content opportunities.</w:t>
        </w:r>
      </w:ins>
    </w:p>
    <w:p w14:paraId="44BA2F1F" w14:textId="4A3DBC38" w:rsidR="00BB757F" w:rsidRDefault="00BB757F" w:rsidP="006E04B2">
      <w:pPr>
        <w:rPr>
          <w:ins w:id="18" w:author="Emily McLay" w:date="2025-09-18T13:47:00Z" w16du:dateUtc="2025-09-18T12:47:00Z"/>
        </w:rPr>
      </w:pPr>
      <w:ins w:id="19" w:author="Emily McLay" w:date="2025-09-18T13:48:00Z">
        <w:r>
          <w:t>This document will specifically outline the</w:t>
        </w:r>
      </w:ins>
      <w:r w:rsidR="15020C39">
        <w:t xml:space="preserve"> </w:t>
      </w:r>
      <w:ins w:id="20" w:author="Emily McLay" w:date="2025-09-25T09:44:00Z" w16du:dateUtc="2025-09-25T08:44:00Z">
        <w:r w:rsidR="00F16B2C">
          <w:t xml:space="preserve">proposed </w:t>
        </w:r>
      </w:ins>
      <w:ins w:id="21" w:author="Emily McLay" w:date="2025-09-18T15:02:00Z">
        <w:r w:rsidR="0085518E">
          <w:t>tool development</w:t>
        </w:r>
      </w:ins>
      <w:ins w:id="22" w:author="Emily McLay" w:date="2025-09-18T13:48:00Z">
        <w:r>
          <w:t xml:space="preserve"> </w:t>
        </w:r>
      </w:ins>
      <w:ins w:id="23" w:author="Emily McLay" w:date="2025-09-19T13:18:00Z">
        <w:r w:rsidR="00AF4AB9">
          <w:t xml:space="preserve">and integration </w:t>
        </w:r>
      </w:ins>
      <w:ins w:id="24" w:author="Emily McLay" w:date="2025-09-18T13:48:00Z">
        <w:r>
          <w:t xml:space="preserve">phase in the Jaguar TCS Racing x TCS Commercial Technology Consultancy Project, where we will agree upon the terms to embed the proposed solution into the </w:t>
        </w:r>
      </w:ins>
      <w:ins w:id="25" w:author="Emily McLay" w:date="2025-09-18T15:02:00Z">
        <w:r w:rsidR="005C7602">
          <w:t xml:space="preserve">Jaguar TCS Racing </w:t>
        </w:r>
      </w:ins>
      <w:ins w:id="26" w:author="Emily McLay" w:date="2025-09-18T13:48:00Z">
        <w:r>
          <w:t>commercial tea</w:t>
        </w:r>
      </w:ins>
      <w:ins w:id="27" w:author="Emily McLay" w:date="2025-09-18T15:02:00Z">
        <w:r w:rsidR="005C7602">
          <w:t>m</w:t>
        </w:r>
      </w:ins>
      <w:ins w:id="28" w:author="Emily McLay" w:date="2025-09-18T13:51:00Z">
        <w:r w:rsidR="004B6E5D">
          <w:t>.</w:t>
        </w:r>
      </w:ins>
      <w:ins w:id="29" w:author="Emily McLay" w:date="2025-09-25T09:43:00Z" w16du:dateUtc="2025-09-25T08:43:00Z">
        <w:r w:rsidR="00F16B2C">
          <w:t xml:space="preserve"> The final collaboration will be subject to agreed terms and until then, the parties are not bound by these proposals save that the discussions and these proposals are confidential information and accordingly subject to confidentiality terms.  </w:t>
        </w:r>
      </w:ins>
      <w:ins w:id="30" w:author="James Simpson" w:date="2025-09-24T11:52:00Z">
        <w:r w:rsidR="1AE3EBE1">
          <w:t xml:space="preserve"> </w:t>
        </w:r>
      </w:ins>
    </w:p>
    <w:p w14:paraId="339E1892" w14:textId="3348475F" w:rsidR="008A7510" w:rsidRDefault="00D66D7C" w:rsidP="006E04B2">
      <w:pPr>
        <w:rPr>
          <w:ins w:id="31" w:author="Emily McLay" w:date="2025-09-18T13:54:00Z" w16du:dateUtc="2025-09-18T12:54:00Z"/>
        </w:rPr>
      </w:pPr>
      <w:del w:id="32" w:author="Emily McLay" w:date="2025-09-18T13:46:00Z" w16du:dateUtc="2025-09-18T12:46:00Z">
        <w:r w:rsidRPr="00D66D7C" w:rsidDel="002F41BB">
          <w:rPr>
            <w:rStyle w:val="Heading2Char"/>
          </w:rPr>
          <w:delText>Objective</w:delText>
        </w:r>
        <w:r w:rsidDel="002F41BB">
          <w:rPr>
            <w:rStyle w:val="Heading2Char"/>
          </w:rPr>
          <w:delText>:</w:delText>
        </w:r>
      </w:del>
      <w:r w:rsidRPr="00D66D7C">
        <w:br/>
      </w:r>
      <w:ins w:id="33" w:author="Emily McLay" w:date="2025-09-18T13:54:00Z" w16du:dateUtc="2025-09-18T12:54:00Z">
        <w:r w:rsidR="008A7510" w:rsidRPr="006F2580">
          <w:rPr>
            <w:rFonts w:asciiTheme="majorHAnsi" w:eastAsiaTheme="majorEastAsia" w:hAnsiTheme="majorHAnsi" w:cstheme="majorBidi"/>
            <w:color w:val="0F4761" w:themeColor="accent1" w:themeShade="BF"/>
            <w:sz w:val="32"/>
            <w:szCs w:val="32"/>
          </w:rPr>
          <w:t xml:space="preserve">Project </w:t>
        </w:r>
      </w:ins>
      <w:ins w:id="34" w:author="Emily McLay" w:date="2025-09-18T13:55:00Z" w16du:dateUtc="2025-09-18T12:55:00Z">
        <w:r w:rsidR="00FF108C" w:rsidRPr="006F2580">
          <w:rPr>
            <w:rFonts w:asciiTheme="majorHAnsi" w:eastAsiaTheme="majorEastAsia" w:hAnsiTheme="majorHAnsi" w:cstheme="majorBidi"/>
            <w:color w:val="0F4761" w:themeColor="accent1" w:themeShade="BF"/>
            <w:sz w:val="32"/>
            <w:szCs w:val="32"/>
          </w:rPr>
          <w:t>Obje</w:t>
        </w:r>
      </w:ins>
      <w:ins w:id="35" w:author="Emily McLay" w:date="2025-09-18T13:56:00Z" w16du:dateUtc="2025-09-18T12:56:00Z">
        <w:r w:rsidR="00FF108C" w:rsidRPr="006F2580">
          <w:rPr>
            <w:rFonts w:asciiTheme="majorHAnsi" w:eastAsiaTheme="majorEastAsia" w:hAnsiTheme="majorHAnsi" w:cstheme="majorBidi"/>
            <w:color w:val="0F4761" w:themeColor="accent1" w:themeShade="BF"/>
            <w:sz w:val="32"/>
            <w:szCs w:val="32"/>
          </w:rPr>
          <w:t>ctives and Success Metrics</w:t>
        </w:r>
      </w:ins>
    </w:p>
    <w:p w14:paraId="7E9EB28D" w14:textId="209E0913" w:rsidR="005C7602" w:rsidRDefault="005C7602" w:rsidP="00FF108C">
      <w:pPr>
        <w:pStyle w:val="ListParagraph"/>
        <w:numPr>
          <w:ilvl w:val="0"/>
          <w:numId w:val="26"/>
        </w:numPr>
        <w:rPr>
          <w:ins w:id="36" w:author="Emily McLay" w:date="2025-09-18T15:02:00Z" w16du:dateUtc="2025-09-18T14:02:00Z"/>
        </w:rPr>
      </w:pPr>
      <w:ins w:id="37" w:author="Emily McLay" w:date="2025-09-18T15:02:00Z" w16du:dateUtc="2025-09-18T14:02:00Z">
        <w:r>
          <w:t>TCS and Jaguar TCS Racing to agree on project brief including start date, deliverables and timelines prior to TCS begi</w:t>
        </w:r>
      </w:ins>
      <w:ins w:id="38" w:author="Emily McLay" w:date="2025-09-18T15:17:00Z" w16du:dateUtc="2025-09-18T14:17:00Z">
        <w:r w:rsidR="00C96832">
          <w:t>n</w:t>
        </w:r>
      </w:ins>
      <w:ins w:id="39" w:author="Emily McLay" w:date="2025-09-18T15:02:00Z" w16du:dateUtc="2025-09-18T14:02:00Z">
        <w:r>
          <w:t>ning the development of the Post-Race Media Optimiser tool.</w:t>
        </w:r>
      </w:ins>
    </w:p>
    <w:p w14:paraId="436F95AF" w14:textId="7B54838D" w:rsidR="006E04B2" w:rsidRDefault="008A7510" w:rsidP="00003FF3">
      <w:pPr>
        <w:pStyle w:val="ListParagraph"/>
        <w:numPr>
          <w:ilvl w:val="0"/>
          <w:numId w:val="26"/>
        </w:numPr>
        <w:rPr>
          <w:ins w:id="40" w:author="Emily McLay" w:date="2025-09-18T16:54:00Z" w16du:dateUtc="2025-09-18T15:54:00Z"/>
        </w:rPr>
      </w:pPr>
      <w:ins w:id="41" w:author="Emily McLay" w:date="2025-09-18T13:54:00Z" w16du:dateUtc="2025-09-18T12:54:00Z">
        <w:r>
          <w:t xml:space="preserve">TCS </w:t>
        </w:r>
      </w:ins>
      <w:del w:id="42" w:author="Emily McLay" w:date="2025-09-18T13:54:00Z" w16du:dateUtc="2025-09-18T12:54:00Z">
        <w:r w:rsidR="00D66D7C" w:rsidRPr="00D66D7C" w:rsidDel="008A7510">
          <w:delText>T</w:delText>
        </w:r>
      </w:del>
      <w:ins w:id="43" w:author="Emily McLay" w:date="2025-09-18T13:54:00Z" w16du:dateUtc="2025-09-18T12:54:00Z">
        <w:r>
          <w:t>t</w:t>
        </w:r>
      </w:ins>
      <w:r w:rsidR="00D66D7C" w:rsidRPr="00D66D7C">
        <w:t xml:space="preserve">o develop an AI-ML/GenAI-powered </w:t>
      </w:r>
      <w:r w:rsidR="00127C59">
        <w:t xml:space="preserve">Post-Race Media Optimiser </w:t>
      </w:r>
      <w:r w:rsidR="00D66D7C" w:rsidRPr="00D66D7C">
        <w:t xml:space="preserve">solution that automates the curation, scoring, tagging, and publishing of post-race media assets (photos, videos, audio). The system </w:t>
      </w:r>
      <w:ins w:id="44" w:author="Emily McLay" w:date="2025-09-18T13:55:00Z" w16du:dateUtc="2025-09-18T12:55:00Z">
        <w:r w:rsidR="0039300B">
          <w:t xml:space="preserve">will </w:t>
        </w:r>
      </w:ins>
      <w:r w:rsidR="00D66D7C" w:rsidRPr="00D66D7C">
        <w:t>leverage</w:t>
      </w:r>
      <w:del w:id="45" w:author="Emily McLay" w:date="2025-09-18T13:55:00Z" w16du:dateUtc="2025-09-18T12:55:00Z">
        <w:r w:rsidR="00D66D7C" w:rsidRPr="00D66D7C" w:rsidDel="0039300B">
          <w:delText>s</w:delText>
        </w:r>
      </w:del>
      <w:r w:rsidR="00D66D7C" w:rsidRPr="00D66D7C">
        <w:t xml:space="preserve"> computer vision, NLP, and generative AI to improve storytelling efficiency, </w:t>
      </w:r>
      <w:r w:rsidR="00127C59">
        <w:t xml:space="preserve">PR comms, </w:t>
      </w:r>
      <w:r w:rsidR="00D66D7C" w:rsidRPr="00D66D7C">
        <w:t>sponsor visibility, and content impact across social, press, and internal platforms</w:t>
      </w:r>
      <w:r w:rsidR="006E04B2">
        <w:t>.</w:t>
      </w:r>
    </w:p>
    <w:p w14:paraId="741DC4AF" w14:textId="031D5979" w:rsidR="00311420" w:rsidRDefault="00C05212" w:rsidP="00003FF3">
      <w:pPr>
        <w:pStyle w:val="ListParagraph"/>
        <w:numPr>
          <w:ilvl w:val="0"/>
          <w:numId w:val="26"/>
        </w:numPr>
        <w:rPr>
          <w:ins w:id="46" w:author="Emily McLay" w:date="2025-09-18T17:03:00Z" w16du:dateUtc="2025-09-18T16:03:00Z"/>
        </w:rPr>
      </w:pPr>
      <w:ins w:id="47" w:author="Emily McLay" w:date="2025-09-18T16:55:00Z" w16du:dateUtc="2025-09-18T15:55:00Z">
        <w:r>
          <w:t xml:space="preserve">Following the implementation of the tool, </w:t>
        </w:r>
      </w:ins>
      <w:ins w:id="48" w:author="Emily McLay" w:date="2025-09-18T16:54:00Z" w16du:dateUtc="2025-09-18T15:54:00Z">
        <w:r w:rsidR="00311420">
          <w:t xml:space="preserve">TCS and Jaguar TCS Racing </w:t>
        </w:r>
      </w:ins>
      <w:ins w:id="49" w:author="Emily McLay" w:date="2025-09-18T16:55:00Z" w16du:dateUtc="2025-09-18T15:55:00Z">
        <w:r>
          <w:t>will</w:t>
        </w:r>
      </w:ins>
      <w:ins w:id="50" w:author="Emily McLay" w:date="2025-09-18T16:54:00Z" w16du:dateUtc="2025-09-18T15:54:00Z">
        <w:r w:rsidR="00311420">
          <w:t xml:space="preserve"> agree on the </w:t>
        </w:r>
      </w:ins>
      <w:del w:id="51" w:author="Emily McLay" w:date="2025-09-25T09:45:00Z" w16du:dateUtc="2025-09-25T08:45:00Z">
        <w:r w:rsidR="00907E27" w:rsidDel="005F01AD">
          <w:delText>-</w:delText>
        </w:r>
      </w:del>
      <w:ins w:id="52" w:author="Emily McLay" w:date="2025-09-25T09:45:00Z" w16du:dateUtc="2025-09-25T08:45:00Z">
        <w:r w:rsidR="005F01AD">
          <w:t>externally facing</w:t>
        </w:r>
      </w:ins>
      <w:ins w:id="53" w:author="Emily McLay" w:date="2025-09-18T16:55:00Z" w16du:dateUtc="2025-09-18T15:55:00Z">
        <w:r>
          <w:t xml:space="preserve"> messaging of this project</w:t>
        </w:r>
      </w:ins>
      <w:ins w:id="54" w:author="Emily McLay" w:date="2025-09-18T16:56:00Z" w16du:dateUtc="2025-09-18T15:56:00Z">
        <w:r w:rsidR="00A713D0">
          <w:t xml:space="preserve"> in order to identify and pursue partnership storytelling and content opportunities. </w:t>
        </w:r>
      </w:ins>
    </w:p>
    <w:p w14:paraId="1AC32740" w14:textId="4F5696A1" w:rsidR="00D607F4" w:rsidRDefault="00D322A1" w:rsidP="00003FF3">
      <w:pPr>
        <w:pStyle w:val="ListParagraph"/>
        <w:numPr>
          <w:ilvl w:val="0"/>
          <w:numId w:val="26"/>
        </w:numPr>
        <w:rPr>
          <w:ins w:id="55" w:author="Emily McLay" w:date="2025-09-18T13:42:00Z" w16du:dateUtc="2025-09-18T12:42:00Z"/>
        </w:rPr>
      </w:pPr>
      <w:ins w:id="56" w:author="Emily McLay" w:date="2025-09-18T17:04:00Z" w16du:dateUtc="2025-09-18T16:04:00Z">
        <w:r>
          <w:t>The tool will be used by Jaguar TCS Racing commercial team</w:t>
        </w:r>
      </w:ins>
      <w:ins w:id="57" w:author="Emily McLay" w:date="2025-09-18T17:15:00Z" w16du:dateUtc="2025-09-18T16:15:00Z">
        <w:r w:rsidR="007042D2">
          <w:t>s</w:t>
        </w:r>
      </w:ins>
      <w:ins w:id="58" w:author="Emily McLay" w:date="2025-09-18T17:04:00Z" w16du:dateUtc="2025-09-18T16:04:00Z">
        <w:r>
          <w:t>, specifically</w:t>
        </w:r>
      </w:ins>
      <w:r w:rsidR="00D3119A">
        <w:t>,</w:t>
      </w:r>
      <w:ins w:id="59" w:author="Emily McLay" w:date="2025-09-18T17:04:00Z" w16du:dateUtc="2025-09-18T16:04:00Z">
        <w:r>
          <w:t xml:space="preserve"> but not </w:t>
        </w:r>
      </w:ins>
      <w:ins w:id="60" w:author="Emily McLay" w:date="2025-09-18T17:20:00Z" w16du:dateUtc="2025-09-18T16:20:00Z">
        <w:r w:rsidR="005456C3">
          <w:t>exclusively</w:t>
        </w:r>
      </w:ins>
      <w:ins w:id="61" w:author="Emily McLay" w:date="2025-09-18T17:04:00Z" w16du:dateUtc="2025-09-18T16:04:00Z">
        <w:r>
          <w:t xml:space="preserve"> Partnerships, PR, Digital</w:t>
        </w:r>
      </w:ins>
      <w:ins w:id="62" w:author="Emily McLay" w:date="2025-09-18T17:09:00Z" w16du:dateUtc="2025-09-18T16:09:00Z">
        <w:r w:rsidR="0072366A">
          <w:t xml:space="preserve">, </w:t>
        </w:r>
      </w:ins>
      <w:ins w:id="63" w:author="Emily McLay" w:date="2025-09-18T17:12:00Z" w16du:dateUtc="2025-09-18T16:12:00Z">
        <w:r w:rsidR="00D54D4C">
          <w:t>Communications</w:t>
        </w:r>
      </w:ins>
      <w:ins w:id="64" w:author="Microsoft Word" w:date="2025-09-18T17:12:00Z" w16du:dateUtc="2025-09-18T16:12:00Z">
        <w:r w:rsidR="0072366A">
          <w:t>,</w:t>
        </w:r>
        <w:r w:rsidR="00D54D4C">
          <w:t xml:space="preserve"> </w:t>
        </w:r>
      </w:ins>
      <w:ins w:id="65" w:author="Emily McLay" w:date="2025-09-19T09:17:00Z" w16du:dateUtc="2025-09-19T08:17:00Z">
        <w:r w:rsidR="00F81988">
          <w:t xml:space="preserve">Events </w:t>
        </w:r>
      </w:ins>
      <w:ins w:id="66" w:author="Emily McLay" w:date="2025-09-18T17:12:00Z" w16du:dateUtc="2025-09-18T16:12:00Z">
        <w:r w:rsidR="00D54D4C">
          <w:t xml:space="preserve">and </w:t>
        </w:r>
        <w:r w:rsidR="00B40898">
          <w:t>Sales teams</w:t>
        </w:r>
      </w:ins>
      <w:ins w:id="67" w:author="Emily McLay" w:date="2025-09-18T17:13:00Z" w16du:dateUtc="2025-09-18T16:13:00Z">
        <w:r w:rsidR="00D07809">
          <w:t xml:space="preserve"> </w:t>
        </w:r>
        <w:r w:rsidR="00437305">
          <w:t xml:space="preserve">to </w:t>
        </w:r>
      </w:ins>
      <w:ins w:id="68" w:author="Emily McLay" w:date="2025-09-18T17:17:00Z" w16du:dateUtc="2025-09-18T16:17:00Z">
        <w:r w:rsidR="007E51F7">
          <w:t xml:space="preserve">help </w:t>
        </w:r>
      </w:ins>
      <w:ins w:id="69" w:author="Emily McLay" w:date="2025-09-18T17:14:00Z" w16du:dateUtc="2025-09-18T16:14:00Z">
        <w:r w:rsidR="00223276">
          <w:t>make</w:t>
        </w:r>
        <w:r w:rsidR="0043703B">
          <w:t xml:space="preserve"> effective,</w:t>
        </w:r>
        <w:r w:rsidR="00223276">
          <w:t xml:space="preserve"> data-driven decisions</w:t>
        </w:r>
        <w:r w:rsidR="00F8032C">
          <w:t xml:space="preserve"> with regards to the media assets curated </w:t>
        </w:r>
        <w:r w:rsidR="007042D2">
          <w:t>post-race.</w:t>
        </w:r>
      </w:ins>
    </w:p>
    <w:p w14:paraId="256979DB" w14:textId="53050B74" w:rsidR="00A412C5" w:rsidRDefault="00A412C5" w:rsidP="001E68B0">
      <w:pPr>
        <w:pStyle w:val="ListParagraph"/>
        <w:rPr>
          <w:ins w:id="70" w:author="Emily McLay" w:date="2025-09-18T14:02:00Z" w16du:dateUtc="2025-09-18T13:02:00Z"/>
        </w:rPr>
      </w:pPr>
    </w:p>
    <w:p w14:paraId="67CB0041" w14:textId="77777777" w:rsidR="0022078B" w:rsidRDefault="0022078B" w:rsidP="001E68B0">
      <w:pPr>
        <w:pStyle w:val="ListParagraph"/>
        <w:rPr>
          <w:ins w:id="71" w:author="Emily McLay" w:date="2025-09-18T13:42:00Z" w16du:dateUtc="2025-09-18T12:42:00Z"/>
        </w:rPr>
      </w:pPr>
    </w:p>
    <w:p w14:paraId="3D2C8DE8" w14:textId="67CCE7A3" w:rsidR="00A412C5" w:rsidRDefault="00003FF3" w:rsidP="001E68B0">
      <w:pPr>
        <w:pStyle w:val="Heading2"/>
        <w:rPr>
          <w:ins w:id="72" w:author="Emily McLay" w:date="2025-09-18T15:03:00Z" w16du:dateUtc="2025-09-18T14:03:00Z"/>
        </w:rPr>
      </w:pPr>
      <w:ins w:id="73" w:author="Emily McLay" w:date="2025-09-18T15:03:00Z" w16du:dateUtc="2025-09-18T14:03:00Z">
        <w:r>
          <w:t>Key Stakeholders</w:t>
        </w:r>
      </w:ins>
    </w:p>
    <w:p w14:paraId="4FF3403A" w14:textId="34483B2B" w:rsidR="00003FF3" w:rsidRDefault="00E11CA6" w:rsidP="006E04B2">
      <w:pPr>
        <w:rPr>
          <w:ins w:id="74" w:author="Emily McLay" w:date="2025-09-18T15:03:00Z" w16du:dateUtc="2025-09-18T14:03:00Z"/>
        </w:rPr>
      </w:pPr>
      <w:ins w:id="75" w:author="Emily McLay" w:date="2025-09-18T15:03:00Z" w16du:dateUtc="2025-09-18T14:03:00Z">
        <w:r>
          <w:t xml:space="preserve">TCS </w:t>
        </w:r>
      </w:ins>
    </w:p>
    <w:p w14:paraId="3F56FCD7" w14:textId="774A2E10" w:rsidR="00E11CA6" w:rsidRDefault="00E11CA6" w:rsidP="00E11CA6">
      <w:pPr>
        <w:pStyle w:val="ListParagraph"/>
        <w:numPr>
          <w:ilvl w:val="0"/>
          <w:numId w:val="27"/>
        </w:numPr>
        <w:rPr>
          <w:ins w:id="76" w:author="Emily McLay" w:date="2025-09-18T15:07:00Z" w16du:dateUtc="2025-09-18T14:07:00Z"/>
        </w:rPr>
      </w:pPr>
      <w:commentRangeStart w:id="77"/>
      <w:ins w:id="78" w:author="Emily McLay" w:date="2025-09-18T15:03:00Z" w16du:dateUtc="2025-09-18T14:03:00Z">
        <w:r>
          <w:lastRenderedPageBreak/>
          <w:t>This</w:t>
        </w:r>
      </w:ins>
      <w:commentRangeEnd w:id="77"/>
      <w:ins w:id="79" w:author="Emily McLay" w:date="2025-09-18T15:21:00Z" w16du:dateUtc="2025-09-18T14:21:00Z">
        <w:r w:rsidR="009D2234">
          <w:rPr>
            <w:rStyle w:val="CommentReference"/>
          </w:rPr>
          <w:commentReference w:id="77"/>
        </w:r>
      </w:ins>
      <w:ins w:id="80" w:author="Emily McLay" w:date="2025-09-18T15:04:00Z" w16du:dateUtc="2025-09-18T14:04:00Z">
        <w:r>
          <w:t xml:space="preserve"> project will require </w:t>
        </w:r>
      </w:ins>
      <w:ins w:id="81" w:author="Emily McLay" w:date="2025-09-18T15:05:00Z" w16du:dateUtc="2025-09-18T14:05:00Z">
        <w:r w:rsidR="0080197D">
          <w:t xml:space="preserve">one full-time GenAI Developer and one full-time Media Workflow Analyst </w:t>
        </w:r>
      </w:ins>
      <w:ins w:id="82" w:author="Emily McLay" w:date="2025-09-18T15:06:00Z" w16du:dateUtc="2025-09-18T14:06:00Z">
        <w:r w:rsidR="002D5EAC">
          <w:t xml:space="preserve">to manage the end-to-end development </w:t>
        </w:r>
      </w:ins>
      <w:ins w:id="83" w:author="Emily McLay" w:date="2025-09-19T13:19:00Z" w16du:dateUtc="2025-09-19T12:19:00Z">
        <w:r w:rsidR="001C0871">
          <w:t xml:space="preserve">and integration </w:t>
        </w:r>
      </w:ins>
      <w:ins w:id="84" w:author="Emily McLay" w:date="2025-09-18T15:06:00Z" w16du:dateUtc="2025-09-18T14:06:00Z">
        <w:r w:rsidR="002D5EAC">
          <w:t xml:space="preserve">of the tool. </w:t>
        </w:r>
      </w:ins>
      <w:ins w:id="85" w:author="Emily McLay" w:date="2025-09-18T15:07:00Z" w16du:dateUtc="2025-09-18T14:07:00Z">
        <w:r w:rsidR="00BC593F">
          <w:t xml:space="preserve">Each person will require access to JLR devices in order to </w:t>
        </w:r>
      </w:ins>
      <w:ins w:id="86" w:author="Emily McLay" w:date="2025-09-18T15:22:00Z" w16du:dateUtc="2025-09-18T14:22:00Z">
        <w:r w:rsidR="009D2234">
          <w:t xml:space="preserve">successfully </w:t>
        </w:r>
      </w:ins>
      <w:ins w:id="87" w:author="Emily McLay" w:date="2025-09-18T15:07:00Z" w16du:dateUtc="2025-09-18T14:07:00Z">
        <w:r w:rsidR="00F4348A">
          <w:t xml:space="preserve">share data and </w:t>
        </w:r>
        <w:r w:rsidR="00BC593F">
          <w:t xml:space="preserve">migrate the solution </w:t>
        </w:r>
        <w:r w:rsidR="00F4348A">
          <w:t xml:space="preserve">over </w:t>
        </w:r>
        <w:r w:rsidR="00BC593F">
          <w:t xml:space="preserve">to </w:t>
        </w:r>
        <w:r w:rsidR="00F4348A">
          <w:t>Jaguar TCS Racing.</w:t>
        </w:r>
      </w:ins>
    </w:p>
    <w:p w14:paraId="3D90973C" w14:textId="7817AABC" w:rsidR="00F4348A" w:rsidRDefault="001C784B" w:rsidP="00E11CA6">
      <w:pPr>
        <w:pStyle w:val="ListParagraph"/>
        <w:numPr>
          <w:ilvl w:val="0"/>
          <w:numId w:val="27"/>
        </w:numPr>
        <w:rPr>
          <w:ins w:id="88" w:author="Emily McLay" w:date="2025-09-18T15:22:00Z" w16du:dateUtc="2025-09-18T14:22:00Z"/>
        </w:rPr>
      </w:pPr>
      <w:ins w:id="89" w:author="Emily McLay" w:date="2025-09-18T15:07:00Z" w16du:dateUtc="2025-09-18T14:07:00Z">
        <w:r>
          <w:t>Each person w</w:t>
        </w:r>
      </w:ins>
      <w:ins w:id="90" w:author="Emily McLay" w:date="2025-09-18T15:08:00Z" w16du:dateUtc="2025-09-18T14:08:00Z">
        <w:r>
          <w:t>ill need to have a thorough understanding of</w:t>
        </w:r>
        <w:r w:rsidR="00CB0C8F">
          <w:t xml:space="preserve"> </w:t>
        </w:r>
      </w:ins>
      <w:ins w:id="91" w:author="Emily McLay" w:date="2025-09-18T15:22:00Z" w16du:dateUtc="2025-09-18T14:22:00Z">
        <w:r w:rsidR="00C00A85">
          <w:t xml:space="preserve">the </w:t>
        </w:r>
      </w:ins>
      <w:ins w:id="92" w:author="Emily McLay" w:date="2025-09-18T15:08:00Z" w16du:dateUtc="2025-09-18T14:08:00Z">
        <w:r w:rsidR="00CB0C8F">
          <w:t xml:space="preserve">project brief, and the background to the project to ensure the objectives and goals are </w:t>
        </w:r>
      </w:ins>
      <w:ins w:id="93" w:author="Emily McLay" w:date="2025-09-18T15:09:00Z" w16du:dateUtc="2025-09-18T14:09:00Z">
        <w:r w:rsidR="00B405E8">
          <w:t>achieved.</w:t>
        </w:r>
      </w:ins>
    </w:p>
    <w:p w14:paraId="49FDC1C2" w14:textId="6A1E6229" w:rsidR="00C00A85" w:rsidRDefault="00C00A85" w:rsidP="00E11CA6">
      <w:pPr>
        <w:pStyle w:val="ListParagraph"/>
        <w:numPr>
          <w:ilvl w:val="0"/>
          <w:numId w:val="27"/>
        </w:numPr>
        <w:rPr>
          <w:ins w:id="94" w:author="Emily McLay" w:date="2025-09-19T13:21:00Z" w16du:dateUtc="2025-09-19T12:21:00Z"/>
        </w:rPr>
      </w:pPr>
      <w:ins w:id="95" w:author="Emily McLay" w:date="2025-09-18T15:22:00Z" w16du:dateUtc="2025-09-18T14:22:00Z">
        <w:r>
          <w:t xml:space="preserve">Each person will be responsible for </w:t>
        </w:r>
      </w:ins>
      <w:ins w:id="96" w:author="Emily McLay" w:date="2025-09-18T15:23:00Z" w16du:dateUtc="2025-09-18T14:23:00Z">
        <w:r w:rsidR="00545A31">
          <w:t>ensuring the project is delivered on time</w:t>
        </w:r>
      </w:ins>
      <w:ins w:id="97" w:author="Emily McLay" w:date="2025-09-18T15:24:00Z" w16du:dateUtc="2025-09-18T14:24:00Z">
        <w:r w:rsidR="00793211">
          <w:t xml:space="preserve"> as per the agreed timeline</w:t>
        </w:r>
      </w:ins>
      <w:ins w:id="98" w:author="Emily McLay" w:date="2025-09-18T15:23:00Z" w16du:dateUtc="2025-09-18T14:23:00Z">
        <w:r w:rsidR="00545A31">
          <w:t>,</w:t>
        </w:r>
      </w:ins>
      <w:ins w:id="99" w:author="Emily McLay" w:date="2025-09-18T15:24:00Z" w16du:dateUtc="2025-09-18T14:24:00Z">
        <w:r w:rsidR="00793211">
          <w:t xml:space="preserve"> or otherwise clearly</w:t>
        </w:r>
      </w:ins>
      <w:ins w:id="100" w:author="Emily McLay" w:date="2025-09-18T15:23:00Z" w16du:dateUtc="2025-09-18T14:23:00Z">
        <w:r w:rsidR="00545A31">
          <w:t xml:space="preserve"> communicat</w:t>
        </w:r>
      </w:ins>
      <w:ins w:id="101" w:author="Emily McLay" w:date="2025-09-18T16:41:00Z" w16du:dateUtc="2025-09-18T15:41:00Z">
        <w:r w:rsidR="00C938AB">
          <w:t>e</w:t>
        </w:r>
      </w:ins>
      <w:ins w:id="102" w:author="Emily McLay" w:date="2025-09-18T15:23:00Z" w16du:dateUtc="2025-09-18T14:23:00Z">
        <w:r w:rsidR="00793211">
          <w:t xml:space="preserve"> possible delays </w:t>
        </w:r>
      </w:ins>
      <w:ins w:id="103" w:author="Emily McLay" w:date="2025-09-18T16:41:00Z" w16du:dateUtc="2025-09-18T15:41:00Z">
        <w:r w:rsidR="00C938AB">
          <w:t xml:space="preserve">to the project </w:t>
        </w:r>
      </w:ins>
      <w:ins w:id="104" w:author="Emily McLay" w:date="2025-09-18T15:23:00Z" w16du:dateUtc="2025-09-18T14:23:00Z">
        <w:r w:rsidR="00793211">
          <w:t>to Jaguar TCS</w:t>
        </w:r>
      </w:ins>
      <w:ins w:id="105" w:author="Emily McLay" w:date="2025-09-18T15:24:00Z" w16du:dateUtc="2025-09-18T14:24:00Z">
        <w:r w:rsidR="00793211">
          <w:t xml:space="preserve"> Racing.</w:t>
        </w:r>
      </w:ins>
      <w:ins w:id="106" w:author="Emily McLay" w:date="2025-09-18T15:23:00Z" w16du:dateUtc="2025-09-18T14:23:00Z">
        <w:r w:rsidR="00FD4FB1">
          <w:t xml:space="preserve"> </w:t>
        </w:r>
      </w:ins>
    </w:p>
    <w:p w14:paraId="17092B50" w14:textId="3872BFFD" w:rsidR="00B43ADE" w:rsidRDefault="00B43ADE" w:rsidP="00E11CA6">
      <w:pPr>
        <w:pStyle w:val="ListParagraph"/>
        <w:numPr>
          <w:ilvl w:val="0"/>
          <w:numId w:val="27"/>
        </w:numPr>
        <w:rPr>
          <w:ins w:id="107" w:author="Emily McLay" w:date="2025-09-18T15:09:00Z" w16du:dateUtc="2025-09-18T14:09:00Z"/>
        </w:rPr>
      </w:pPr>
      <w:ins w:id="108" w:author="Emily McLay" w:date="2025-09-19T13:21:00Z" w16du:dateUtc="2025-09-19T12:21:00Z">
        <w:r>
          <w:t xml:space="preserve">TCS will be responsible for ensuring </w:t>
        </w:r>
        <w:r w:rsidR="00D335B6">
          <w:t>the smooth migration of the Post-Race Media Optimiser</w:t>
        </w:r>
      </w:ins>
      <w:ins w:id="109" w:author="Emily McLay" w:date="2025-09-19T13:22:00Z" w16du:dateUtc="2025-09-19T12:22:00Z">
        <w:r w:rsidR="00D335B6">
          <w:t xml:space="preserve"> tool, including the </w:t>
        </w:r>
        <w:r w:rsidR="00D069B4">
          <w:t xml:space="preserve">facilitation of an onboarding session with Jaguar TCS Racing to </w:t>
        </w:r>
      </w:ins>
      <w:ins w:id="110" w:author="Emily McLay" w:date="2025-09-19T13:23:00Z" w16du:dateUtc="2025-09-19T12:23:00Z">
        <w:r w:rsidR="009D4426">
          <w:t>educate users on the functionality of the tool.</w:t>
        </w:r>
      </w:ins>
    </w:p>
    <w:p w14:paraId="702A4CA7" w14:textId="7EF83CA0" w:rsidR="002B29BA" w:rsidRDefault="00C21D78" w:rsidP="00E11CA6">
      <w:pPr>
        <w:pStyle w:val="ListParagraph"/>
        <w:numPr>
          <w:ilvl w:val="0"/>
          <w:numId w:val="27"/>
        </w:numPr>
        <w:rPr>
          <w:ins w:id="111" w:author="Emily McLay" w:date="2025-09-18T15:10:00Z" w16du:dateUtc="2025-09-18T14:10:00Z"/>
        </w:rPr>
      </w:pPr>
      <w:ins w:id="112" w:author="Emily McLay" w:date="2025-09-25T09:45:00Z" w16du:dateUtc="2025-09-25T08:45:00Z">
        <w:r>
          <w:t>All costs associated with this</w:t>
        </w:r>
      </w:ins>
      <w:ins w:id="113" w:author="Emily McLay" w:date="2025-09-25T09:46:00Z" w16du:dateUtc="2025-09-25T08:46:00Z">
        <w:r>
          <w:t xml:space="preserve"> project </w:t>
        </w:r>
      </w:ins>
      <w:ins w:id="114" w:author="Emily McLay" w:date="2025-09-18T15:09:00Z" w16du:dateUtc="2025-09-18T14:09:00Z">
        <w:r w:rsidR="002B29BA">
          <w:t xml:space="preserve">will be </w:t>
        </w:r>
      </w:ins>
      <w:ins w:id="115" w:author="Emily McLay" w:date="2025-09-18T15:10:00Z" w16du:dateUtc="2025-09-18T14:10:00Z">
        <w:r w:rsidR="00975D1F">
          <w:t>provided free of charge by TCS, including the ongoing management and monitoring of the solution once embedded.</w:t>
        </w:r>
      </w:ins>
    </w:p>
    <w:p w14:paraId="423EA376" w14:textId="65C7513B" w:rsidR="00975D1F" w:rsidRDefault="00135F24" w:rsidP="00135F24">
      <w:pPr>
        <w:rPr>
          <w:ins w:id="116" w:author="Emily McLay" w:date="2025-09-18T15:10:00Z" w16du:dateUtc="2025-09-18T14:10:00Z"/>
        </w:rPr>
      </w:pPr>
      <w:ins w:id="117" w:author="Emily McLay" w:date="2025-09-18T15:10:00Z" w16du:dateUtc="2025-09-18T14:10:00Z">
        <w:r>
          <w:t xml:space="preserve">Jaguar TCS Racing Partnerships </w:t>
        </w:r>
        <w:commentRangeStart w:id="118"/>
        <w:commentRangeStart w:id="119"/>
        <w:commentRangeStart w:id="120"/>
        <w:r>
          <w:t>Team</w:t>
        </w:r>
      </w:ins>
      <w:commentRangeEnd w:id="118"/>
      <w:ins w:id="121" w:author="Emily McLay" w:date="2025-09-18T15:16:00Z" w16du:dateUtc="2025-09-18T14:16:00Z">
        <w:r w:rsidR="007E1F41">
          <w:rPr>
            <w:rStyle w:val="CommentReference"/>
          </w:rPr>
          <w:commentReference w:id="118"/>
        </w:r>
      </w:ins>
      <w:commentRangeEnd w:id="119"/>
      <w:r w:rsidR="007307DB">
        <w:rPr>
          <w:rStyle w:val="CommentReference"/>
        </w:rPr>
        <w:commentReference w:id="119"/>
      </w:r>
      <w:commentRangeEnd w:id="120"/>
      <w:r w:rsidR="00280DD8">
        <w:rPr>
          <w:rStyle w:val="CommentReference"/>
        </w:rPr>
        <w:commentReference w:id="120"/>
      </w:r>
    </w:p>
    <w:p w14:paraId="21FBF7B7" w14:textId="47A5626F" w:rsidR="00135F24" w:rsidRDefault="00C439BD" w:rsidP="00135F24">
      <w:pPr>
        <w:pStyle w:val="ListParagraph"/>
        <w:numPr>
          <w:ilvl w:val="0"/>
          <w:numId w:val="28"/>
        </w:numPr>
        <w:rPr>
          <w:ins w:id="122" w:author="Emily McLay" w:date="2025-09-18T15:12:00Z" w16du:dateUtc="2025-09-18T14:12:00Z"/>
        </w:rPr>
      </w:pPr>
      <w:ins w:id="123" w:author="Emily McLay" w:date="2025-09-18T15:11:00Z" w16du:dateUtc="2025-09-18T14:11:00Z">
        <w:r>
          <w:t xml:space="preserve">Will work with TCS to facilitate the </w:t>
        </w:r>
      </w:ins>
      <w:ins w:id="124" w:author="Emily McLay" w:date="2025-09-18T15:13:00Z" w16du:dateUtc="2025-09-18T14:13:00Z">
        <w:r w:rsidR="004D1C18">
          <w:t xml:space="preserve">development and </w:t>
        </w:r>
      </w:ins>
      <w:ins w:id="125" w:author="Emily McLay" w:date="2025-09-18T15:11:00Z" w16du:dateUtc="2025-09-18T14:11:00Z">
        <w:r>
          <w:t>integration of the Post-Race Media Optimiser tool</w:t>
        </w:r>
      </w:ins>
      <w:ins w:id="126" w:author="Emily McLay" w:date="2025-09-18T17:36:00Z" w16du:dateUtc="2025-09-18T16:36:00Z">
        <w:r w:rsidR="006571F1">
          <w:t xml:space="preserve"> into the Jaguar TCS Racing commercial team.</w:t>
        </w:r>
      </w:ins>
    </w:p>
    <w:p w14:paraId="4DB6ABB7" w14:textId="51658F43" w:rsidR="00741EAB" w:rsidRDefault="00741EAB" w:rsidP="00135F24">
      <w:pPr>
        <w:pStyle w:val="ListParagraph"/>
        <w:numPr>
          <w:ilvl w:val="0"/>
          <w:numId w:val="28"/>
        </w:numPr>
        <w:rPr>
          <w:ins w:id="127" w:author="Emily McLay" w:date="2025-09-18T16:48:00Z" w16du:dateUtc="2025-09-18T15:48:00Z"/>
        </w:rPr>
      </w:pPr>
      <w:ins w:id="128" w:author="Emily McLay" w:date="2025-09-18T15:12:00Z" w16du:dateUtc="2025-09-18T14:12:00Z">
        <w:r>
          <w:t>Will collate and provide TCS with timely feedback from relevant internal stakeholders to help inform the development of the Post-Race Media Optimiser tool</w:t>
        </w:r>
      </w:ins>
    </w:p>
    <w:p w14:paraId="66B29871" w14:textId="0D00C60E" w:rsidR="00243C63" w:rsidRPr="00D66D7C" w:rsidRDefault="00F27D60" w:rsidP="00243C63">
      <w:pPr>
        <w:pStyle w:val="ListParagraph"/>
        <w:numPr>
          <w:ilvl w:val="0"/>
          <w:numId w:val="28"/>
        </w:numPr>
      </w:pPr>
      <w:ins w:id="129" w:author="Emily McLay" w:date="2025-09-18T16:48:00Z" w16du:dateUtc="2025-09-18T15:48:00Z">
        <w:r>
          <w:t xml:space="preserve">Will provide </w:t>
        </w:r>
      </w:ins>
      <w:ins w:id="130" w:author="Emily McLay" w:date="2025-09-18T16:49:00Z" w16du:dateUtc="2025-09-18T15:49:00Z">
        <w:r w:rsidR="00BA020B">
          <w:t xml:space="preserve">the </w:t>
        </w:r>
        <w:commentRangeStart w:id="131"/>
        <w:commentRangeStart w:id="132"/>
        <w:r w:rsidR="00BA020B">
          <w:t xml:space="preserve">relevant </w:t>
        </w:r>
      </w:ins>
      <w:ins w:id="133" w:author="Emily McLay" w:date="2025-09-18T16:48:00Z" w16du:dateUtc="2025-09-18T15:48:00Z">
        <w:r>
          <w:t>acces</w:t>
        </w:r>
        <w:r w:rsidR="00920F60">
          <w:t xml:space="preserve">s </w:t>
        </w:r>
      </w:ins>
      <w:commentRangeEnd w:id="131"/>
      <w:ins w:id="134" w:author="Emily McLay" w:date="2025-09-18T16:50:00Z" w16du:dateUtc="2025-09-18T15:50:00Z">
        <w:r w:rsidR="00947427">
          <w:rPr>
            <w:rStyle w:val="CommentReference"/>
          </w:rPr>
          <w:commentReference w:id="131"/>
        </w:r>
      </w:ins>
      <w:commentRangeEnd w:id="132"/>
      <w:r w:rsidR="003B19C5">
        <w:rPr>
          <w:rStyle w:val="CommentReference"/>
        </w:rPr>
        <w:commentReference w:id="132"/>
      </w:r>
      <w:ins w:id="135" w:author="Emily McLay" w:date="2025-09-18T16:48:00Z" w16du:dateUtc="2025-09-18T15:48:00Z">
        <w:r w:rsidR="00920F60">
          <w:t xml:space="preserve">to the </w:t>
        </w:r>
      </w:ins>
      <w:ins w:id="136" w:author="Emily McLay" w:date="2025-09-18T16:49:00Z" w16du:dateUtc="2025-09-18T15:49:00Z">
        <w:r w:rsidR="00BA020B">
          <w:t xml:space="preserve">existing </w:t>
        </w:r>
      </w:ins>
      <w:ins w:id="137" w:author="Emily McLay" w:date="2025-09-18T17:36:00Z" w16du:dateUtc="2025-09-18T16:36:00Z">
        <w:r w:rsidR="0076788A">
          <w:t xml:space="preserve">systems and/or </w:t>
        </w:r>
      </w:ins>
      <w:ins w:id="138" w:author="Emily McLay" w:date="2025-09-18T16:48:00Z" w16du:dateUtc="2025-09-18T15:48:00Z">
        <w:r w:rsidR="00920F60">
          <w:t>platforms that the Post-Rac</w:t>
        </w:r>
      </w:ins>
      <w:ins w:id="139" w:author="Emily McLay" w:date="2025-09-18T16:49:00Z" w16du:dateUtc="2025-09-18T15:49:00Z">
        <w:r w:rsidR="00920F60">
          <w:t>e Media Optimiser tool will integrate wi</w:t>
        </w:r>
        <w:r w:rsidR="00BA020B">
          <w:t xml:space="preserve">th, subject to </w:t>
        </w:r>
        <w:r w:rsidR="00947427">
          <w:t>sensitivities</w:t>
        </w:r>
      </w:ins>
      <w:ins w:id="140" w:author="Charlotte Burden" w:date="2025-09-19T16:48:00Z" w16du:dateUtc="2025-09-19T15:48:00Z">
        <w:r w:rsidR="002B5071">
          <w:t xml:space="preserve"> and availabilities</w:t>
        </w:r>
      </w:ins>
      <w:ins w:id="141" w:author="Emily McLay" w:date="2025-09-18T16:49:00Z" w16du:dateUtc="2025-09-18T15:49:00Z">
        <w:r w:rsidR="00947427">
          <w:t>.</w:t>
        </w:r>
      </w:ins>
    </w:p>
    <w:p w14:paraId="5CC73970" w14:textId="77777777" w:rsidR="00DD7572" w:rsidRDefault="00DD7572" w:rsidP="00D66D7C">
      <w:pPr>
        <w:pStyle w:val="Heading2"/>
      </w:pPr>
    </w:p>
    <w:p w14:paraId="4576FC48" w14:textId="5DE607D4" w:rsidR="00D66D7C" w:rsidRPr="00D66D7C" w:rsidRDefault="00D66D7C" w:rsidP="00D66D7C">
      <w:pPr>
        <w:pStyle w:val="Heading2"/>
      </w:pPr>
      <w:r w:rsidRPr="00D66D7C">
        <w:t>Key Capabilities</w:t>
      </w:r>
      <w:r>
        <w:t>:</w:t>
      </w:r>
    </w:p>
    <w:p w14:paraId="00B9394A" w14:textId="77777777" w:rsidR="00D66D7C" w:rsidRPr="00D66D7C" w:rsidRDefault="00D66D7C" w:rsidP="00D66D7C">
      <w:pPr>
        <w:numPr>
          <w:ilvl w:val="0"/>
          <w:numId w:val="12"/>
        </w:numPr>
      </w:pPr>
      <w:r w:rsidRPr="00D66D7C">
        <w:rPr>
          <w:b/>
          <w:bCs/>
        </w:rPr>
        <w:t>Media Clustering</w:t>
      </w:r>
      <w:r w:rsidRPr="00D66D7C">
        <w:t>: Automatically group media assets into themes (e.g., podium, fan reactions, driver highlights).</w:t>
      </w:r>
    </w:p>
    <w:p w14:paraId="5CD78B45" w14:textId="77777777" w:rsidR="00D66D7C" w:rsidRPr="00D66D7C" w:rsidRDefault="00D66D7C" w:rsidP="00D66D7C">
      <w:pPr>
        <w:numPr>
          <w:ilvl w:val="0"/>
          <w:numId w:val="12"/>
        </w:numPr>
      </w:pPr>
      <w:r w:rsidRPr="00D66D7C">
        <w:rPr>
          <w:b/>
          <w:bCs/>
        </w:rPr>
        <w:t>Asset Scoring</w:t>
      </w:r>
      <w:r w:rsidRPr="00D66D7C">
        <w:t>: Evaluate assets based on sponsor visibility, emotional resonance, lighting, and context.</w:t>
      </w:r>
    </w:p>
    <w:p w14:paraId="5406C988" w14:textId="77777777" w:rsidR="00D66D7C" w:rsidRPr="00D66D7C" w:rsidRDefault="00D66D7C" w:rsidP="00D66D7C">
      <w:pPr>
        <w:numPr>
          <w:ilvl w:val="0"/>
          <w:numId w:val="12"/>
        </w:numPr>
      </w:pPr>
      <w:r w:rsidRPr="00D66D7C">
        <w:rPr>
          <w:b/>
          <w:bCs/>
        </w:rPr>
        <w:t>GenAI Captions &amp; Summaries</w:t>
      </w:r>
      <w:r w:rsidRPr="00D66D7C">
        <w:t>: Generate sponsor-ready social/PR copy and summaries.</w:t>
      </w:r>
    </w:p>
    <w:p w14:paraId="236E4831" w14:textId="77777777" w:rsidR="00D66D7C" w:rsidRPr="00D66D7C" w:rsidRDefault="00D66D7C" w:rsidP="00D66D7C">
      <w:pPr>
        <w:numPr>
          <w:ilvl w:val="0"/>
          <w:numId w:val="12"/>
        </w:numPr>
      </w:pPr>
      <w:r w:rsidRPr="00D66D7C">
        <w:rPr>
          <w:b/>
          <w:bCs/>
        </w:rPr>
        <w:t>NLP &amp; Speaker Insight</w:t>
      </w:r>
      <w:r w:rsidRPr="00D66D7C">
        <w:t>: Extract quotes and sentiment from race-day audio using speech-to-text + NLP.</w:t>
      </w:r>
    </w:p>
    <w:p w14:paraId="58D434D9" w14:textId="77777777" w:rsidR="00D66D7C" w:rsidRPr="00D66D7C" w:rsidRDefault="00D66D7C" w:rsidP="00D66D7C">
      <w:pPr>
        <w:numPr>
          <w:ilvl w:val="0"/>
          <w:numId w:val="12"/>
        </w:numPr>
      </w:pPr>
      <w:r w:rsidRPr="00D66D7C">
        <w:rPr>
          <w:b/>
          <w:bCs/>
        </w:rPr>
        <w:t>DAM Integration</w:t>
      </w:r>
      <w:r w:rsidRPr="00D66D7C">
        <w:t>: Direct publishing, tagging, and metadata handover to SharePoint/Imagen.</w:t>
      </w:r>
    </w:p>
    <w:p w14:paraId="578192A9" w14:textId="2F7781DB" w:rsidR="002C1538" w:rsidRDefault="00D66D7C" w:rsidP="002C1538">
      <w:pPr>
        <w:numPr>
          <w:ilvl w:val="0"/>
          <w:numId w:val="12"/>
        </w:numPr>
      </w:pPr>
      <w:r w:rsidRPr="00D66D7C">
        <w:rPr>
          <w:b/>
          <w:bCs/>
        </w:rPr>
        <w:t>Performance Benchmarking</w:t>
      </w:r>
      <w:r w:rsidRPr="00D66D7C">
        <w:t>: Predict and compare media effectiveness post-publication.</w:t>
      </w:r>
    </w:p>
    <w:p w14:paraId="3F6031B0" w14:textId="77777777" w:rsidR="002C1538" w:rsidRDefault="002C1538" w:rsidP="002C1538"/>
    <w:p w14:paraId="7E4BAC72" w14:textId="77777777" w:rsidR="002C1538" w:rsidRDefault="002C1538" w:rsidP="002C1538"/>
    <w:p w14:paraId="5392EC9A" w14:textId="77777777" w:rsidR="002C1538" w:rsidRDefault="002C1538" w:rsidP="002C1538"/>
    <w:p w14:paraId="4E434DEE" w14:textId="77777777" w:rsidR="002C1538" w:rsidRDefault="002C1538" w:rsidP="002C1538"/>
    <w:p w14:paraId="5E22E4FF" w14:textId="77777777" w:rsidR="00D66D7C" w:rsidRDefault="00D66D7C" w:rsidP="00D66D7C">
      <w:pPr>
        <w:ind w:left="720"/>
        <w:rPr>
          <w:ins w:id="142" w:author="Emily McLay" w:date="2025-09-18T17:11:00Z" w16du:dateUtc="2025-09-18T16:11:00Z"/>
        </w:rPr>
      </w:pPr>
    </w:p>
    <w:p w14:paraId="0C2A5CCB" w14:textId="36D5015E" w:rsidR="00A70164" w:rsidRDefault="0067666E" w:rsidP="0067666E">
      <w:pPr>
        <w:pStyle w:val="Heading2"/>
        <w:rPr>
          <w:ins w:id="143" w:author="Emily McLay" w:date="2025-09-18T17:11:00Z" w16du:dateUtc="2025-09-18T16:11:00Z"/>
        </w:rPr>
      </w:pPr>
      <w:commentRangeStart w:id="144"/>
      <w:commentRangeStart w:id="145"/>
      <w:ins w:id="146" w:author="Emily McLay" w:date="2025-09-18T17:11:00Z" w16du:dateUtc="2025-09-18T16:11:00Z">
        <w:r>
          <w:t>Deliverables</w:t>
        </w:r>
      </w:ins>
      <w:commentRangeEnd w:id="144"/>
      <w:ins w:id="147" w:author="Emily McLay" w:date="2025-09-18T17:24:00Z" w16du:dateUtc="2025-09-18T16:24:00Z">
        <w:r w:rsidR="002440F0">
          <w:rPr>
            <w:rStyle w:val="CommentReference"/>
            <w:rFonts w:asciiTheme="minorHAnsi" w:eastAsiaTheme="minorHAnsi" w:hAnsiTheme="minorHAnsi" w:cstheme="minorBidi"/>
            <w:color w:val="auto"/>
          </w:rPr>
          <w:commentReference w:id="144"/>
        </w:r>
      </w:ins>
      <w:commentRangeEnd w:id="145"/>
      <w:r w:rsidR="00522AC8">
        <w:rPr>
          <w:rStyle w:val="CommentReference"/>
          <w:rFonts w:asciiTheme="minorHAnsi" w:eastAsiaTheme="minorHAnsi" w:hAnsiTheme="minorHAnsi" w:cstheme="minorBidi"/>
          <w:color w:val="auto"/>
        </w:rPr>
        <w:commentReference w:id="145"/>
      </w:r>
    </w:p>
    <w:p w14:paraId="610E801C" w14:textId="77777777" w:rsidR="00EE0148" w:rsidRPr="00957FDD" w:rsidRDefault="00EE0148" w:rsidP="00EE0148">
      <w:pPr>
        <w:rPr>
          <w:ins w:id="148" w:author="Arindam Ghosh" w:date="2025-10-22T16:06:00Z" w16du:dateUtc="2025-10-22T15:06:00Z"/>
          <w:b/>
          <w:bCs/>
          <w:sz w:val="24"/>
          <w:szCs w:val="24"/>
        </w:rPr>
      </w:pPr>
      <w:ins w:id="149" w:author="Arindam Ghosh" w:date="2025-10-22T16:06:00Z" w16du:dateUtc="2025-10-22T15:06:00Z">
        <w:r w:rsidRPr="00957FDD">
          <w:rPr>
            <w:b/>
            <w:bCs/>
            <w:sz w:val="24"/>
            <w:szCs w:val="24"/>
          </w:rPr>
          <w:t>Deliverables – Post-Race Media Optimiser Project</w:t>
        </w:r>
      </w:ins>
    </w:p>
    <w:p w14:paraId="04559070" w14:textId="77777777" w:rsidR="00EE0148" w:rsidRPr="00B66E8E" w:rsidRDefault="00EE0148" w:rsidP="00EE0148">
      <w:pPr>
        <w:rPr>
          <w:ins w:id="150" w:author="Arindam Ghosh" w:date="2025-10-22T16:06:00Z" w16du:dateUtc="2025-10-22T15:06:00Z"/>
          <w:b/>
          <w:bCs/>
        </w:rPr>
      </w:pPr>
      <w:ins w:id="151" w:author="Arindam Ghosh" w:date="2025-10-22T16:06:00Z" w16du:dateUtc="2025-10-22T15:06:00Z">
        <w:r w:rsidRPr="00B66E8E">
          <w:rPr>
            <w:b/>
            <w:bCs/>
          </w:rPr>
          <w:t>1. AI-ML / GenAI Powered Web-Based Application</w:t>
        </w:r>
      </w:ins>
    </w:p>
    <w:p w14:paraId="6192C498" w14:textId="77777777" w:rsidR="00EE0148" w:rsidRPr="00B66E8E" w:rsidRDefault="00EE0148" w:rsidP="00EE0148">
      <w:pPr>
        <w:ind w:left="720"/>
        <w:rPr>
          <w:ins w:id="152" w:author="Arindam Ghosh" w:date="2025-10-22T16:06:00Z" w16du:dateUtc="2025-10-22T15:06:00Z"/>
          <w:b/>
          <w:bCs/>
        </w:rPr>
      </w:pPr>
      <w:ins w:id="153" w:author="Arindam Ghosh" w:date="2025-10-22T16:06:00Z" w16du:dateUtc="2025-10-22T15:06:00Z">
        <w:r w:rsidRPr="00B66E8E">
          <w:rPr>
            <w:b/>
            <w:bCs/>
          </w:rPr>
          <w:t>1.1. Core Web Platform Development</w:t>
        </w:r>
      </w:ins>
    </w:p>
    <w:p w14:paraId="568CE5FE" w14:textId="77777777" w:rsidR="00EE0148" w:rsidRPr="00B66E8E" w:rsidRDefault="00EE0148" w:rsidP="00EE0148">
      <w:pPr>
        <w:ind w:left="1440"/>
        <w:rPr>
          <w:ins w:id="154" w:author="Arindam Ghosh" w:date="2025-10-22T16:06:00Z" w16du:dateUtc="2025-10-22T15:06:00Z"/>
        </w:rPr>
      </w:pPr>
      <w:ins w:id="155" w:author="Arindam Ghosh" w:date="2025-10-22T16:06:00Z" w16du:dateUtc="2025-10-22T15:06:00Z">
        <w:r w:rsidRPr="00B66E8E">
          <w:t>1.1.1. Design and development of a secure, role-based web application that enables Jaguar TCS Racing commercial teams to curate, score, tag, and publish post-race media assets.</w:t>
        </w:r>
      </w:ins>
    </w:p>
    <w:p w14:paraId="766014E4" w14:textId="77777777" w:rsidR="00EE0148" w:rsidRPr="00B66E8E" w:rsidRDefault="00EE0148" w:rsidP="00EE0148">
      <w:pPr>
        <w:ind w:left="1440"/>
        <w:rPr>
          <w:ins w:id="156" w:author="Arindam Ghosh" w:date="2025-10-22T16:06:00Z" w16du:dateUtc="2025-10-22T15:06:00Z"/>
        </w:rPr>
      </w:pPr>
      <w:ins w:id="157" w:author="Arindam Ghosh" w:date="2025-10-22T16:06:00Z" w16du:dateUtc="2025-10-22T15:06:00Z">
        <w:r w:rsidRPr="00B66E8E">
          <w:t>1.1.2. The tool/platform will be cloud-hosted (depending on infrastructure resource availability), responsive, and scalable to handle race-day media volumes.</w:t>
        </w:r>
        <w:r w:rsidRPr="00B66E8E">
          <w:br/>
        </w:r>
        <w:r>
          <w:rPr>
            <w:b/>
            <w:bCs/>
          </w:rPr>
          <w:t xml:space="preserve">Review &amp; Approvals </w:t>
        </w:r>
        <w:r w:rsidRPr="00B66E8E">
          <w:rPr>
            <w:b/>
            <w:bCs/>
          </w:rPr>
          <w:t>:</w:t>
        </w:r>
        <w:r w:rsidRPr="00B66E8E">
          <w:t xml:space="preserve"> Environment and infrastructure readiness confirmation from Jaguar TCS Racing IT prior to</w:t>
        </w:r>
        <w:r>
          <w:t xml:space="preserve"> </w:t>
        </w:r>
        <w:r w:rsidRPr="00B66E8E">
          <w:t xml:space="preserve">deployment (Week </w:t>
        </w:r>
        <w:r>
          <w:t>6</w:t>
        </w:r>
        <w:r w:rsidRPr="00B66E8E">
          <w:t>).</w:t>
        </w:r>
      </w:ins>
    </w:p>
    <w:p w14:paraId="5F0E63F1" w14:textId="77777777" w:rsidR="00EE0148" w:rsidRPr="00B66E8E" w:rsidRDefault="00EE0148" w:rsidP="00EE0148">
      <w:pPr>
        <w:ind w:left="720"/>
        <w:rPr>
          <w:ins w:id="158" w:author="Arindam Ghosh" w:date="2025-10-22T16:06:00Z" w16du:dateUtc="2025-10-22T15:06:00Z"/>
          <w:b/>
          <w:bCs/>
        </w:rPr>
      </w:pPr>
      <w:ins w:id="159" w:author="Arindam Ghosh" w:date="2025-10-22T16:06:00Z" w16du:dateUtc="2025-10-22T15:06:00Z">
        <w:r w:rsidRPr="00B66E8E">
          <w:rPr>
            <w:b/>
            <w:bCs/>
          </w:rPr>
          <w:t>1.2. AI/ML &amp; GenAI Processing Modules</w:t>
        </w:r>
      </w:ins>
    </w:p>
    <w:p w14:paraId="461CEACB" w14:textId="77777777" w:rsidR="00EE0148" w:rsidRPr="00B66E8E" w:rsidRDefault="00EE0148" w:rsidP="00EE0148">
      <w:pPr>
        <w:ind w:left="1440"/>
        <w:rPr>
          <w:ins w:id="160" w:author="Arindam Ghosh" w:date="2025-10-22T16:06:00Z" w16du:dateUtc="2025-10-22T15:06:00Z"/>
        </w:rPr>
      </w:pPr>
      <w:ins w:id="161" w:author="Arindam Ghosh" w:date="2025-10-22T16:06:00Z" w16du:dateUtc="2025-10-22T15:06:00Z">
        <w:r w:rsidRPr="00B66E8E">
          <w:t>1.2.1. Development of integrated modules for media clustering, sponsor/logo detection, emotion analysis, caption generation, and media scoring.</w:t>
        </w:r>
        <w:r w:rsidRPr="00B66E8E">
          <w:br/>
        </w:r>
        <w:r>
          <w:rPr>
            <w:b/>
            <w:bCs/>
          </w:rPr>
          <w:t xml:space="preserve">Joint </w:t>
        </w:r>
        <w:r w:rsidRPr="00B66E8E">
          <w:rPr>
            <w:b/>
            <w:bCs/>
          </w:rPr>
          <w:t>Review:</w:t>
        </w:r>
        <w:r w:rsidRPr="00B66E8E">
          <w:t xml:space="preserve"> Joint review with Jaguar TCS Racing for model training datasets, sponsor repository, and campaign metadata (Weeks 5).</w:t>
        </w:r>
      </w:ins>
    </w:p>
    <w:p w14:paraId="5E684A35" w14:textId="77777777" w:rsidR="00EE0148" w:rsidRPr="00B66E8E" w:rsidRDefault="00EE0148" w:rsidP="00EE0148">
      <w:pPr>
        <w:ind w:left="1440"/>
        <w:rPr>
          <w:ins w:id="162" w:author="Arindam Ghosh" w:date="2025-10-22T16:06:00Z" w16du:dateUtc="2025-10-22T15:06:00Z"/>
        </w:rPr>
      </w:pPr>
      <w:ins w:id="163" w:author="Arindam Ghosh" w:date="2025-10-22T16:06:00Z" w16du:dateUtc="2025-10-22T15:06:00Z">
        <w:r w:rsidRPr="00B66E8E">
          <w:t>1.2.2. Built on scalable architecture to allow future model enhancements and new feature additions.</w:t>
        </w:r>
        <w:r w:rsidRPr="00B66E8E">
          <w:br/>
        </w:r>
        <w:r>
          <w:rPr>
            <w:b/>
            <w:bCs/>
          </w:rPr>
          <w:t xml:space="preserve">Joint </w:t>
        </w:r>
        <w:r w:rsidRPr="00B66E8E">
          <w:rPr>
            <w:b/>
            <w:bCs/>
          </w:rPr>
          <w:t xml:space="preserve">Review </w:t>
        </w:r>
        <w:r>
          <w:rPr>
            <w:b/>
            <w:bCs/>
          </w:rPr>
          <w:t>&amp; Demo</w:t>
        </w:r>
        <w:r w:rsidRPr="00B66E8E">
          <w:rPr>
            <w:b/>
            <w:bCs/>
          </w:rPr>
          <w:t>:</w:t>
        </w:r>
        <w:r w:rsidRPr="00B66E8E">
          <w:t xml:space="preserve"> Milestone demo of clustering and scoring engine to Jaguar TCS Racing for feedback prior to integration (Week 6).</w:t>
        </w:r>
      </w:ins>
    </w:p>
    <w:p w14:paraId="61F3B2A3" w14:textId="77777777" w:rsidR="00EE0148" w:rsidRPr="00B66E8E" w:rsidRDefault="00EE0148" w:rsidP="00EE0148">
      <w:pPr>
        <w:ind w:left="720"/>
        <w:rPr>
          <w:ins w:id="164" w:author="Arindam Ghosh" w:date="2025-10-22T16:06:00Z" w16du:dateUtc="2025-10-22T15:06:00Z"/>
          <w:b/>
          <w:bCs/>
        </w:rPr>
      </w:pPr>
      <w:ins w:id="165" w:author="Arindam Ghosh" w:date="2025-10-22T16:06:00Z" w16du:dateUtc="2025-10-22T15:06:00Z">
        <w:r w:rsidRPr="00B66E8E">
          <w:rPr>
            <w:b/>
            <w:bCs/>
          </w:rPr>
          <w:t>1.3. Media Asset Ingestion Module</w:t>
        </w:r>
      </w:ins>
    </w:p>
    <w:p w14:paraId="5D18F9D2" w14:textId="77777777" w:rsidR="00EE0148" w:rsidRPr="00B66E8E" w:rsidRDefault="00EE0148" w:rsidP="00EE0148">
      <w:pPr>
        <w:ind w:left="1440"/>
        <w:rPr>
          <w:ins w:id="166" w:author="Arindam Ghosh" w:date="2025-10-22T16:06:00Z" w16du:dateUtc="2025-10-22T15:06:00Z"/>
        </w:rPr>
      </w:pPr>
      <w:ins w:id="167" w:author="Arindam Ghosh" w:date="2025-10-22T16:06:00Z" w16du:dateUtc="2025-10-22T15:06:00Z">
        <w:r w:rsidRPr="00B66E8E">
          <w:t>1.3.1. Implementation of automated ingestion pipelines for photos, videos, and audio files from multiple sources</w:t>
        </w:r>
        <w:r>
          <w:t>.</w:t>
        </w:r>
      </w:ins>
    </w:p>
    <w:p w14:paraId="2234C8A1" w14:textId="77777777" w:rsidR="00EE0148" w:rsidRPr="00B66E8E" w:rsidRDefault="00EE0148" w:rsidP="00EE0148">
      <w:pPr>
        <w:ind w:left="1440"/>
        <w:rPr>
          <w:ins w:id="168" w:author="Arindam Ghosh" w:date="2025-10-22T16:06:00Z" w16du:dateUtc="2025-10-22T15:06:00Z"/>
        </w:rPr>
      </w:pPr>
      <w:ins w:id="169" w:author="Arindam Ghosh" w:date="2025-10-22T16:06:00Z" w16du:dateUtc="2025-10-22T15:06:00Z">
        <w:r w:rsidRPr="00B66E8E">
          <w:t>1.3.2. Secured storage with metadata extraction for downstream processing.</w:t>
        </w:r>
        <w:r w:rsidRPr="00B66E8E">
          <w:br/>
        </w:r>
        <w:r>
          <w:rPr>
            <w:b/>
            <w:bCs/>
          </w:rPr>
          <w:t xml:space="preserve">Joint </w:t>
        </w:r>
        <w:r w:rsidRPr="00B66E8E">
          <w:rPr>
            <w:b/>
            <w:bCs/>
          </w:rPr>
          <w:t>Review:</w:t>
        </w:r>
        <w:r>
          <w:rPr>
            <w:b/>
            <w:bCs/>
          </w:rPr>
          <w:t xml:space="preserve"> </w:t>
        </w:r>
        <w:r w:rsidRPr="00B66E8E">
          <w:t>Jaguar TCS Racing to confirm data ingestion sources and permissions</w:t>
        </w:r>
        <w:r>
          <w:t xml:space="preserve"> and</w:t>
        </w:r>
        <w:r w:rsidRPr="00B66E8E">
          <w:t xml:space="preserve"> Security &amp; data governance review with Jaguar TCS Racing (Week </w:t>
        </w:r>
        <w:r>
          <w:t>6</w:t>
        </w:r>
        <w:r w:rsidRPr="00B66E8E">
          <w:t>).</w:t>
        </w:r>
      </w:ins>
    </w:p>
    <w:p w14:paraId="5E018C12" w14:textId="77777777" w:rsidR="00EE0148" w:rsidRPr="00B66E8E" w:rsidRDefault="00EE0148" w:rsidP="00EE0148">
      <w:pPr>
        <w:ind w:left="720"/>
        <w:rPr>
          <w:ins w:id="170" w:author="Arindam Ghosh" w:date="2025-10-22T16:06:00Z" w16du:dateUtc="2025-10-22T15:06:00Z"/>
          <w:b/>
          <w:bCs/>
        </w:rPr>
      </w:pPr>
      <w:ins w:id="171" w:author="Arindam Ghosh" w:date="2025-10-22T16:06:00Z" w16du:dateUtc="2025-10-22T15:06:00Z">
        <w:r w:rsidRPr="00B66E8E">
          <w:rPr>
            <w:b/>
            <w:bCs/>
          </w:rPr>
          <w:t>1.4. Workflow UI Module</w:t>
        </w:r>
      </w:ins>
    </w:p>
    <w:p w14:paraId="7C678898" w14:textId="77777777" w:rsidR="00EE0148" w:rsidRPr="00B66E8E" w:rsidRDefault="00EE0148" w:rsidP="00EE0148">
      <w:pPr>
        <w:ind w:left="1440"/>
        <w:rPr>
          <w:ins w:id="172" w:author="Arindam Ghosh" w:date="2025-10-22T16:06:00Z" w16du:dateUtc="2025-10-22T15:06:00Z"/>
        </w:rPr>
      </w:pPr>
      <w:ins w:id="173" w:author="Arindam Ghosh" w:date="2025-10-22T16:06:00Z" w16du:dateUtc="2025-10-22T15:06:00Z">
        <w:r w:rsidRPr="00B66E8E">
          <w:t>1.4.1. Delivery of a user-friendly interface that allows real-time preview, curation, and tagging of assets.</w:t>
        </w:r>
      </w:ins>
    </w:p>
    <w:p w14:paraId="2AF02B4D" w14:textId="77777777" w:rsidR="00EE0148" w:rsidRPr="00B66E8E" w:rsidRDefault="00EE0148" w:rsidP="00EE0148">
      <w:pPr>
        <w:ind w:left="1440"/>
        <w:rPr>
          <w:ins w:id="174" w:author="Arindam Ghosh" w:date="2025-10-22T16:06:00Z" w16du:dateUtc="2025-10-22T15:06:00Z"/>
        </w:rPr>
      </w:pPr>
      <w:ins w:id="175" w:author="Arindam Ghosh" w:date="2025-10-22T16:06:00Z" w16du:dateUtc="2025-10-22T15:06:00Z">
        <w:r w:rsidRPr="00B66E8E">
          <w:t>1.4.2. Enables reviewers to manage approval workflows efficiently prior to publishing.</w:t>
        </w:r>
        <w:r w:rsidRPr="00B66E8E">
          <w:br/>
        </w:r>
        <w:r w:rsidRPr="00B66E8E">
          <w:rPr>
            <w:b/>
            <w:bCs/>
          </w:rPr>
          <w:t>Review</w:t>
        </w:r>
        <w:r>
          <w:rPr>
            <w:b/>
            <w:bCs/>
          </w:rPr>
          <w:t xml:space="preserve"> &amp; Approval</w:t>
        </w:r>
        <w:r w:rsidRPr="00B66E8E">
          <w:rPr>
            <w:b/>
            <w:bCs/>
          </w:rPr>
          <w:t>:</w:t>
        </w:r>
        <w:r w:rsidRPr="00B66E8E">
          <w:t xml:space="preserve"> UI/UX prototype walkthrough with Jaguar TCS Racing</w:t>
        </w:r>
        <w:r>
          <w:t xml:space="preserve"> </w:t>
        </w:r>
        <w:r w:rsidRPr="00B66E8E">
          <w:t>for workflow module (Week 9).</w:t>
        </w:r>
      </w:ins>
    </w:p>
    <w:p w14:paraId="5AB9FB05" w14:textId="77777777" w:rsidR="00EE0148" w:rsidRDefault="00EE0148" w:rsidP="00EE0148">
      <w:pPr>
        <w:rPr>
          <w:ins w:id="176" w:author="Arindam Ghosh" w:date="2025-10-22T16:06:00Z" w16du:dateUtc="2025-10-22T15:06:00Z"/>
        </w:rPr>
      </w:pPr>
    </w:p>
    <w:p w14:paraId="2BDFC4B0" w14:textId="77777777" w:rsidR="00EE0148" w:rsidRDefault="00EE0148" w:rsidP="00EE0148">
      <w:pPr>
        <w:rPr>
          <w:ins w:id="177" w:author="Arindam Ghosh" w:date="2025-10-22T16:06:00Z" w16du:dateUtc="2025-10-22T15:06:00Z"/>
        </w:rPr>
      </w:pPr>
    </w:p>
    <w:p w14:paraId="42894D8F" w14:textId="77777777" w:rsidR="00EE0148" w:rsidRDefault="00EE0148" w:rsidP="00EE0148">
      <w:pPr>
        <w:rPr>
          <w:ins w:id="178" w:author="Arindam Ghosh" w:date="2025-10-22T16:06:00Z" w16du:dateUtc="2025-10-22T15:06:00Z"/>
        </w:rPr>
      </w:pPr>
    </w:p>
    <w:p w14:paraId="28713494" w14:textId="77777777" w:rsidR="00EE0148" w:rsidRPr="00B66E8E" w:rsidRDefault="00EE0148" w:rsidP="00EE0148">
      <w:pPr>
        <w:rPr>
          <w:ins w:id="179" w:author="Arindam Ghosh" w:date="2025-10-22T16:06:00Z" w16du:dateUtc="2025-10-22T15:06:00Z"/>
          <w:b/>
          <w:bCs/>
        </w:rPr>
      </w:pPr>
      <w:ins w:id="180" w:author="Arindam Ghosh" w:date="2025-10-22T16:06:00Z" w16du:dateUtc="2025-10-22T15:06:00Z">
        <w:r w:rsidRPr="00B66E8E">
          <w:rPr>
            <w:b/>
            <w:bCs/>
          </w:rPr>
          <w:t>2. User Authentication &amp; Access Control</w:t>
        </w:r>
      </w:ins>
    </w:p>
    <w:p w14:paraId="19FACC23" w14:textId="77777777" w:rsidR="00EE0148" w:rsidRPr="00B66E8E" w:rsidRDefault="00EE0148" w:rsidP="00EE0148">
      <w:pPr>
        <w:rPr>
          <w:ins w:id="181" w:author="Arindam Ghosh" w:date="2025-10-22T16:06:00Z" w16du:dateUtc="2025-10-22T15:06:00Z"/>
        </w:rPr>
      </w:pPr>
      <w:ins w:id="182" w:author="Arindam Ghosh" w:date="2025-10-22T16:06:00Z" w16du:dateUtc="2025-10-22T15:06:00Z">
        <w:r w:rsidRPr="00B66E8E">
          <w:t>2.1. Implementation of SSO-enabled login credentials for authorized Jaguar TCS Racing stakeholders (Partnerships, PR, Digital, Comms, Events &amp; Sales teams).</w:t>
        </w:r>
      </w:ins>
    </w:p>
    <w:p w14:paraId="4576214C" w14:textId="77777777" w:rsidR="00EE0148" w:rsidRPr="00B66E8E" w:rsidRDefault="00EE0148" w:rsidP="00EE0148">
      <w:pPr>
        <w:rPr>
          <w:ins w:id="183" w:author="Arindam Ghosh" w:date="2025-10-22T16:06:00Z" w16du:dateUtc="2025-10-22T15:06:00Z"/>
        </w:rPr>
      </w:pPr>
      <w:ins w:id="184" w:author="Arindam Ghosh" w:date="2025-10-22T16:06:00Z" w16du:dateUtc="2025-10-22T15:06:00Z">
        <w:r w:rsidRPr="00B66E8E">
          <w:t>2.2. Access control will follow JLR’s security standards and role-based permission structure.</w:t>
        </w:r>
        <w:r w:rsidRPr="00B66E8E">
          <w:br/>
        </w:r>
        <w:r>
          <w:rPr>
            <w:b/>
            <w:bCs/>
          </w:rPr>
          <w:t xml:space="preserve">Joint </w:t>
        </w:r>
        <w:r w:rsidRPr="00B66E8E">
          <w:rPr>
            <w:b/>
            <w:bCs/>
          </w:rPr>
          <w:t>Review:</w:t>
        </w:r>
        <w:r w:rsidRPr="00B66E8E">
          <w:t xml:space="preserve"> Security &amp; Compliance sign-off (Week</w:t>
        </w:r>
        <w:r>
          <w:t xml:space="preserve"> 9</w:t>
        </w:r>
        <w:r w:rsidRPr="00B66E8E">
          <w:t>).</w:t>
        </w:r>
      </w:ins>
    </w:p>
    <w:p w14:paraId="5FE83E7E" w14:textId="77777777" w:rsidR="00EE0148" w:rsidRPr="00B66E8E" w:rsidRDefault="00EE0148" w:rsidP="00EE0148">
      <w:pPr>
        <w:rPr>
          <w:ins w:id="185" w:author="Arindam Ghosh" w:date="2025-10-22T16:06:00Z" w16du:dateUtc="2025-10-22T15:06:00Z"/>
        </w:rPr>
      </w:pPr>
    </w:p>
    <w:p w14:paraId="6BB25877" w14:textId="77777777" w:rsidR="00EE0148" w:rsidRPr="00B66E8E" w:rsidRDefault="00EE0148" w:rsidP="00EE0148">
      <w:pPr>
        <w:rPr>
          <w:ins w:id="186" w:author="Arindam Ghosh" w:date="2025-10-22T16:06:00Z" w16du:dateUtc="2025-10-22T15:06:00Z"/>
          <w:b/>
          <w:bCs/>
        </w:rPr>
      </w:pPr>
      <w:ins w:id="187" w:author="Arindam Ghosh" w:date="2025-10-22T16:06:00Z" w16du:dateUtc="2025-10-22T15:06:00Z">
        <w:r w:rsidRPr="00B66E8E">
          <w:rPr>
            <w:b/>
            <w:bCs/>
          </w:rPr>
          <w:t>3. Sponsor Visibility &amp; Media Scoring Dashboard</w:t>
        </w:r>
      </w:ins>
    </w:p>
    <w:p w14:paraId="33F8AE44" w14:textId="77777777" w:rsidR="00EE0148" w:rsidRPr="00B66E8E" w:rsidRDefault="00EE0148" w:rsidP="00EE0148">
      <w:pPr>
        <w:rPr>
          <w:ins w:id="188" w:author="Arindam Ghosh" w:date="2025-10-22T16:06:00Z" w16du:dateUtc="2025-10-22T15:06:00Z"/>
        </w:rPr>
      </w:pPr>
      <w:ins w:id="189" w:author="Arindam Ghosh" w:date="2025-10-22T16:06:00Z" w16du:dateUtc="2025-10-22T15:06:00Z">
        <w:r w:rsidRPr="00B66E8E">
          <w:t>3.1. A real-time Content Review Dashboard to visualize clustered media assets, ranked scores, captions, and publishing status.</w:t>
        </w:r>
      </w:ins>
    </w:p>
    <w:p w14:paraId="664222DE" w14:textId="77777777" w:rsidR="00EE0148" w:rsidRPr="00B66E8E" w:rsidRDefault="00EE0148" w:rsidP="00EE0148">
      <w:pPr>
        <w:rPr>
          <w:ins w:id="190" w:author="Arindam Ghosh" w:date="2025-10-22T16:06:00Z" w16du:dateUtc="2025-10-22T15:06:00Z"/>
        </w:rPr>
      </w:pPr>
      <w:ins w:id="191" w:author="Arindam Ghosh" w:date="2025-10-22T16:06:00Z" w16du:dateUtc="2025-10-22T15:06:00Z">
        <w:r w:rsidRPr="00B66E8E">
          <w:t>3.2. The dashboard will support filtering by race, sponsor, priority, channel, and emotional resonance.</w:t>
        </w:r>
        <w:r w:rsidRPr="00B66E8E">
          <w:br/>
        </w:r>
        <w:r>
          <w:rPr>
            <w:b/>
            <w:bCs/>
          </w:rPr>
          <w:t xml:space="preserve">Join </w:t>
        </w:r>
        <w:r w:rsidRPr="00B66E8E">
          <w:rPr>
            <w:b/>
            <w:bCs/>
          </w:rPr>
          <w:t xml:space="preserve">Review </w:t>
        </w:r>
        <w:r>
          <w:rPr>
            <w:b/>
            <w:bCs/>
          </w:rPr>
          <w:t>&amp; Approval</w:t>
        </w:r>
        <w:r w:rsidRPr="00B66E8E">
          <w:rPr>
            <w:b/>
            <w:bCs/>
          </w:rPr>
          <w:t>:</w:t>
        </w:r>
        <w:r>
          <w:rPr>
            <w:b/>
            <w:bCs/>
          </w:rPr>
          <w:t xml:space="preserve"> </w:t>
        </w:r>
        <w:r w:rsidRPr="00B66E8E">
          <w:t>Dashboard prototype review and feedback session with Jaguar TCS Racing</w:t>
        </w:r>
        <w:r>
          <w:t>.</w:t>
        </w:r>
        <w:r w:rsidRPr="00B66E8E">
          <w:t xml:space="preserve"> UAT and business sign-off after validation of scoring logic and filtering workflows (Week </w:t>
        </w:r>
        <w:r>
          <w:t>9</w:t>
        </w:r>
        <w:r w:rsidRPr="00B66E8E">
          <w:t>).</w:t>
        </w:r>
      </w:ins>
    </w:p>
    <w:p w14:paraId="12409962" w14:textId="77777777" w:rsidR="00EE0148" w:rsidRPr="00B66E8E" w:rsidRDefault="00EE0148" w:rsidP="00EE0148">
      <w:pPr>
        <w:rPr>
          <w:ins w:id="192" w:author="Arindam Ghosh" w:date="2025-10-22T16:06:00Z" w16du:dateUtc="2025-10-22T15:06:00Z"/>
        </w:rPr>
      </w:pPr>
    </w:p>
    <w:p w14:paraId="53490C4F" w14:textId="77777777" w:rsidR="00EE0148" w:rsidRPr="00B66E8E" w:rsidRDefault="00EE0148" w:rsidP="00EE0148">
      <w:pPr>
        <w:rPr>
          <w:ins w:id="193" w:author="Arindam Ghosh" w:date="2025-10-22T16:06:00Z" w16du:dateUtc="2025-10-22T15:06:00Z"/>
          <w:b/>
          <w:bCs/>
        </w:rPr>
      </w:pPr>
      <w:ins w:id="194" w:author="Arindam Ghosh" w:date="2025-10-22T16:06:00Z" w16du:dateUtc="2025-10-22T15:06:00Z">
        <w:r w:rsidRPr="00B66E8E">
          <w:rPr>
            <w:b/>
            <w:bCs/>
          </w:rPr>
          <w:t>4. Integration with Existing DAM &amp; Publishing Systems</w:t>
        </w:r>
      </w:ins>
    </w:p>
    <w:p w14:paraId="346A0605" w14:textId="77777777" w:rsidR="00EE0148" w:rsidRPr="00B66E8E" w:rsidRDefault="00EE0148" w:rsidP="00EE0148">
      <w:pPr>
        <w:rPr>
          <w:ins w:id="195" w:author="Arindam Ghosh" w:date="2025-10-22T16:06:00Z" w16du:dateUtc="2025-10-22T15:06:00Z"/>
        </w:rPr>
      </w:pPr>
      <w:ins w:id="196" w:author="Arindam Ghosh" w:date="2025-10-22T16:06:00Z" w16du:dateUtc="2025-10-22T15:06:00Z">
        <w:r w:rsidRPr="00B66E8E">
          <w:t>4.1. Full API-based integration with SharePoint / Imagen to enable seamless tagging, metadata handover, and publishing workflows, in compliance with Jaguar TCS Racing’s internal infrastructure.</w:t>
        </w:r>
        <w:r w:rsidRPr="00B66E8E">
          <w:br/>
        </w:r>
        <w:r>
          <w:rPr>
            <w:b/>
            <w:bCs/>
          </w:rPr>
          <w:t xml:space="preserve">Testing &amp; </w:t>
        </w:r>
        <w:r w:rsidRPr="00B66E8E">
          <w:rPr>
            <w:b/>
            <w:bCs/>
          </w:rPr>
          <w:t>Review</w:t>
        </w:r>
        <w:r>
          <w:rPr>
            <w:b/>
            <w:bCs/>
          </w:rPr>
          <w:t xml:space="preserve"> </w:t>
        </w:r>
        <w:r w:rsidRPr="00B66E8E">
          <w:rPr>
            <w:b/>
            <w:bCs/>
          </w:rPr>
          <w:t>:</w:t>
        </w:r>
        <w:r w:rsidRPr="00B66E8E">
          <w:t xml:space="preserve"> Integration testing and joint go-live readiness review (Week 11).</w:t>
        </w:r>
      </w:ins>
    </w:p>
    <w:p w14:paraId="6275C70E" w14:textId="77777777" w:rsidR="00EE0148" w:rsidRPr="00B66E8E" w:rsidRDefault="00EE0148" w:rsidP="00EE0148">
      <w:pPr>
        <w:rPr>
          <w:ins w:id="197" w:author="Arindam Ghosh" w:date="2025-10-22T16:06:00Z" w16du:dateUtc="2025-10-22T15:06:00Z"/>
        </w:rPr>
      </w:pPr>
    </w:p>
    <w:p w14:paraId="5B624ABD" w14:textId="77777777" w:rsidR="00EE0148" w:rsidRPr="00B66E8E" w:rsidRDefault="00EE0148" w:rsidP="00EE0148">
      <w:pPr>
        <w:rPr>
          <w:ins w:id="198" w:author="Arindam Ghosh" w:date="2025-10-22T16:06:00Z" w16du:dateUtc="2025-10-22T15:06:00Z"/>
          <w:b/>
          <w:bCs/>
        </w:rPr>
      </w:pPr>
      <w:ins w:id="199" w:author="Arindam Ghosh" w:date="2025-10-22T16:06:00Z" w16du:dateUtc="2025-10-22T15:06:00Z">
        <w:r w:rsidRPr="00B66E8E">
          <w:rPr>
            <w:b/>
            <w:bCs/>
          </w:rPr>
          <w:t>5. Performance Analytics &amp; Benchmarking Suite</w:t>
        </w:r>
      </w:ins>
    </w:p>
    <w:p w14:paraId="64DA08A7" w14:textId="77777777" w:rsidR="00EE0148" w:rsidRPr="00B66E8E" w:rsidRDefault="00EE0148" w:rsidP="00EE0148">
      <w:pPr>
        <w:rPr>
          <w:ins w:id="200" w:author="Arindam Ghosh" w:date="2025-10-22T16:06:00Z" w16du:dateUtc="2025-10-22T15:06:00Z"/>
        </w:rPr>
      </w:pPr>
      <w:ins w:id="201" w:author="Arindam Ghosh" w:date="2025-10-22T16:06:00Z" w16du:dateUtc="2025-10-22T15:06:00Z">
        <w:r w:rsidRPr="00B66E8E">
          <w:t>5.1. A built-in Analytics &amp; Monitoring layer to provide post-publication performance tracking, sponsor visibility KPIs, and benchmarking insights to guide content and partnership strategies.</w:t>
        </w:r>
        <w:r w:rsidRPr="00B66E8E">
          <w:br/>
        </w:r>
        <w:r w:rsidRPr="00B66E8E">
          <w:rPr>
            <w:b/>
            <w:bCs/>
          </w:rPr>
          <w:t xml:space="preserve">Review </w:t>
        </w:r>
        <w:r>
          <w:rPr>
            <w:b/>
            <w:bCs/>
          </w:rPr>
          <w:t>&amp; Validation</w:t>
        </w:r>
        <w:r w:rsidRPr="00B66E8E">
          <w:rPr>
            <w:b/>
            <w:bCs/>
          </w:rPr>
          <w:t>:</w:t>
        </w:r>
        <w:r w:rsidRPr="00B66E8E">
          <w:t xml:space="preserve"> Analytics model calibration and KPI validation with Jaguar TCS Racing’s Partnerships &amp; Digital teams (Week 11–12).</w:t>
        </w:r>
      </w:ins>
    </w:p>
    <w:p w14:paraId="1B8AE043" w14:textId="77777777" w:rsidR="00EE0148" w:rsidRPr="00B66E8E" w:rsidRDefault="00EE0148" w:rsidP="00EE0148">
      <w:pPr>
        <w:rPr>
          <w:ins w:id="202" w:author="Arindam Ghosh" w:date="2025-10-22T16:06:00Z" w16du:dateUtc="2025-10-22T15:06:00Z"/>
        </w:rPr>
      </w:pPr>
    </w:p>
    <w:p w14:paraId="39CA2BE7" w14:textId="77777777" w:rsidR="00EE0148" w:rsidRPr="00B66E8E" w:rsidRDefault="00EE0148" w:rsidP="00EE0148">
      <w:pPr>
        <w:rPr>
          <w:ins w:id="203" w:author="Arindam Ghosh" w:date="2025-10-22T16:06:00Z" w16du:dateUtc="2025-10-22T15:06:00Z"/>
          <w:b/>
          <w:bCs/>
        </w:rPr>
      </w:pPr>
      <w:ins w:id="204" w:author="Arindam Ghosh" w:date="2025-10-22T16:06:00Z" w16du:dateUtc="2025-10-22T15:06:00Z">
        <w:r w:rsidRPr="00B66E8E">
          <w:rPr>
            <w:b/>
            <w:bCs/>
          </w:rPr>
          <w:t>6. Security, Privacy &amp; Governance Guardrails</w:t>
        </w:r>
      </w:ins>
    </w:p>
    <w:p w14:paraId="1C031449" w14:textId="77777777" w:rsidR="00EE0148" w:rsidRPr="00B66E8E" w:rsidRDefault="00EE0148" w:rsidP="00EE0148">
      <w:pPr>
        <w:rPr>
          <w:ins w:id="205" w:author="Arindam Ghosh" w:date="2025-10-22T16:06:00Z" w16du:dateUtc="2025-10-22T15:06:00Z"/>
        </w:rPr>
      </w:pPr>
      <w:ins w:id="206" w:author="Arindam Ghosh" w:date="2025-10-22T16:06:00Z" w16du:dateUtc="2025-10-22T15:06:00Z">
        <w:r w:rsidRPr="00B66E8E">
          <w:t>6.1. Implementation of RBAC, encryption protocols, GDPR compliance, and audit logging, ensuring responsible AI practices across the tool/platform lifecycle.</w:t>
        </w:r>
      </w:ins>
    </w:p>
    <w:p w14:paraId="3D2E066B" w14:textId="77777777" w:rsidR="00EE0148" w:rsidRPr="00B66E8E" w:rsidRDefault="00EE0148" w:rsidP="00EE0148">
      <w:pPr>
        <w:rPr>
          <w:ins w:id="207" w:author="Arindam Ghosh" w:date="2025-10-22T16:06:00Z" w16du:dateUtc="2025-10-22T15:06:00Z"/>
        </w:rPr>
      </w:pPr>
      <w:ins w:id="208" w:author="Arindam Ghosh" w:date="2025-10-22T16:06:00Z" w16du:dateUtc="2025-10-22T15:06:00Z">
        <w:r w:rsidRPr="00B66E8E">
          <w:t>6.2. Includes a governance framework for ongoing monitoring and model retraining.</w:t>
        </w:r>
        <w:r w:rsidRPr="00B66E8E">
          <w:br/>
        </w:r>
        <w:r>
          <w:rPr>
            <w:b/>
            <w:bCs/>
          </w:rPr>
          <w:t xml:space="preserve">Joint </w:t>
        </w:r>
        <w:r w:rsidRPr="00B66E8E">
          <w:rPr>
            <w:b/>
            <w:bCs/>
          </w:rPr>
          <w:t>Review:</w:t>
        </w:r>
        <w:r>
          <w:rPr>
            <w:b/>
            <w:bCs/>
          </w:rPr>
          <w:t xml:space="preserve"> </w:t>
        </w:r>
        <w:r w:rsidRPr="00B66E8E">
          <w:t>Security and compliance review with Jaguar TCS Racing legal &amp; IT teams</w:t>
        </w:r>
        <w:r>
          <w:t xml:space="preserve"> and</w:t>
        </w:r>
        <w:r w:rsidRPr="00B66E8E">
          <w:t xml:space="preserve"> </w:t>
        </w:r>
        <w:r>
          <w:t>a</w:t>
        </w:r>
        <w:r w:rsidRPr="00B66E8E">
          <w:t>greement on governance framework and escalation workflows (Week 11).</w:t>
        </w:r>
      </w:ins>
    </w:p>
    <w:p w14:paraId="29B8FECE" w14:textId="77777777" w:rsidR="00EE0148" w:rsidRDefault="00EE0148" w:rsidP="00EE0148">
      <w:pPr>
        <w:rPr>
          <w:ins w:id="209" w:author="Arindam Ghosh" w:date="2025-10-22T16:06:00Z" w16du:dateUtc="2025-10-22T15:06:00Z"/>
        </w:rPr>
      </w:pPr>
    </w:p>
    <w:p w14:paraId="3913E6B3" w14:textId="77777777" w:rsidR="00EE0148" w:rsidRDefault="00EE0148" w:rsidP="00EE0148">
      <w:pPr>
        <w:rPr>
          <w:ins w:id="210" w:author="Arindam Ghosh" w:date="2025-10-22T16:06:00Z" w16du:dateUtc="2025-10-22T15:06:00Z"/>
        </w:rPr>
      </w:pPr>
    </w:p>
    <w:p w14:paraId="4B862DE7" w14:textId="77777777" w:rsidR="00EE0148" w:rsidRDefault="00EE0148" w:rsidP="00EE0148">
      <w:pPr>
        <w:rPr>
          <w:ins w:id="211" w:author="Arindam Ghosh" w:date="2025-10-22T16:06:00Z" w16du:dateUtc="2025-10-22T15:06:00Z"/>
        </w:rPr>
      </w:pPr>
    </w:p>
    <w:p w14:paraId="759BDEB1" w14:textId="77777777" w:rsidR="00EE0148" w:rsidRPr="00B66E8E" w:rsidRDefault="00EE0148" w:rsidP="00EE0148">
      <w:pPr>
        <w:rPr>
          <w:ins w:id="212" w:author="Arindam Ghosh" w:date="2025-10-22T16:06:00Z" w16du:dateUtc="2025-10-22T15:06:00Z"/>
        </w:rPr>
      </w:pPr>
    </w:p>
    <w:p w14:paraId="77BB1C17" w14:textId="77777777" w:rsidR="00EE0148" w:rsidRPr="00B66E8E" w:rsidRDefault="00EE0148" w:rsidP="00EE0148">
      <w:pPr>
        <w:rPr>
          <w:ins w:id="213" w:author="Arindam Ghosh" w:date="2025-10-22T16:06:00Z" w16du:dateUtc="2025-10-22T15:06:00Z"/>
          <w:b/>
          <w:bCs/>
        </w:rPr>
      </w:pPr>
      <w:ins w:id="214" w:author="Arindam Ghosh" w:date="2025-10-22T16:06:00Z" w16du:dateUtc="2025-10-22T15:06:00Z">
        <w:r w:rsidRPr="00B66E8E">
          <w:rPr>
            <w:b/>
            <w:bCs/>
          </w:rPr>
          <w:t>7. Onboarding &amp; Training Sessions</w:t>
        </w:r>
      </w:ins>
    </w:p>
    <w:p w14:paraId="60319EDB" w14:textId="77777777" w:rsidR="00EE0148" w:rsidRPr="00B66E8E" w:rsidRDefault="00EE0148" w:rsidP="00EE0148">
      <w:pPr>
        <w:rPr>
          <w:ins w:id="215" w:author="Arindam Ghosh" w:date="2025-10-22T16:06:00Z" w16du:dateUtc="2025-10-22T15:06:00Z"/>
        </w:rPr>
      </w:pPr>
      <w:ins w:id="216" w:author="Arindam Ghosh" w:date="2025-10-22T16:06:00Z" w16du:dateUtc="2025-10-22T15:06:00Z">
        <w:r w:rsidRPr="00B66E8E">
          <w:t>7.1. TCS will conduct structured onboarding and enablement workshops for end-users and administrators to ensure smooth adoption and effective use of the tool/platform.</w:t>
        </w:r>
      </w:ins>
    </w:p>
    <w:p w14:paraId="6AA8252D" w14:textId="77777777" w:rsidR="00EE0148" w:rsidRDefault="00EE0148" w:rsidP="00EE0148">
      <w:pPr>
        <w:rPr>
          <w:ins w:id="217" w:author="Arindam Ghosh" w:date="2025-10-22T16:06:00Z" w16du:dateUtc="2025-10-22T15:06:00Z"/>
        </w:rPr>
      </w:pPr>
      <w:ins w:id="218" w:author="Arindam Ghosh" w:date="2025-10-22T16:06:00Z" w16du:dateUtc="2025-10-22T15:06:00Z">
        <w:r w:rsidRPr="00B66E8E">
          <w:t>7.2. A detailed user manual and quick-start guide will be delivered as part of onboarding.</w:t>
        </w:r>
        <w:r w:rsidRPr="00B66E8E">
          <w:br/>
        </w:r>
        <w:r>
          <w:rPr>
            <w:b/>
            <w:bCs/>
          </w:rPr>
          <w:t xml:space="preserve">Joint </w:t>
        </w:r>
        <w:r w:rsidRPr="00B66E8E">
          <w:rPr>
            <w:b/>
            <w:bCs/>
          </w:rPr>
          <w:t xml:space="preserve">Review </w:t>
        </w:r>
        <w:r>
          <w:rPr>
            <w:b/>
            <w:bCs/>
          </w:rPr>
          <w:t>&amp; Sign-off</w:t>
        </w:r>
        <w:r w:rsidRPr="00B66E8E">
          <w:rPr>
            <w:b/>
            <w:bCs/>
          </w:rPr>
          <w:t>:</w:t>
        </w:r>
        <w:r w:rsidRPr="00B66E8E">
          <w:t xml:space="preserve"> Pre-onboarding dry run with Jaguar TCS Racing internal champions</w:t>
        </w:r>
        <w:r>
          <w:t xml:space="preserve"> and d</w:t>
        </w:r>
        <w:r w:rsidRPr="00B66E8E">
          <w:t>ocumentation sign-off by Jaguar TCS Racing (Week 1</w:t>
        </w:r>
        <w:r>
          <w:t>2</w:t>
        </w:r>
        <w:r w:rsidRPr="00B66E8E">
          <w:t>).</w:t>
        </w:r>
      </w:ins>
    </w:p>
    <w:p w14:paraId="4FA72595" w14:textId="77777777" w:rsidR="00EE0148" w:rsidRDefault="00EE0148" w:rsidP="00EE0148">
      <w:pPr>
        <w:rPr>
          <w:ins w:id="219" w:author="Arindam Ghosh" w:date="2025-10-22T16:06:00Z" w16du:dateUtc="2025-10-22T15:06:00Z"/>
        </w:rPr>
      </w:pPr>
    </w:p>
    <w:p w14:paraId="5A59B718" w14:textId="77777777" w:rsidR="00EE0148" w:rsidRPr="00B66E8E" w:rsidRDefault="00EE0148" w:rsidP="00EE0148">
      <w:pPr>
        <w:rPr>
          <w:ins w:id="220" w:author="Arindam Ghosh" w:date="2025-10-22T16:06:00Z" w16du:dateUtc="2025-10-22T15:06:00Z"/>
          <w:b/>
          <w:bCs/>
        </w:rPr>
      </w:pPr>
      <w:ins w:id="221" w:author="Arindam Ghosh" w:date="2025-10-22T16:06:00Z" w16du:dateUtc="2025-10-22T15:06:00Z">
        <w:r w:rsidRPr="00B66E8E">
          <w:rPr>
            <w:b/>
            <w:bCs/>
          </w:rPr>
          <w:t>8. Post-Go-Live Support &amp; Continuous Optimization</w:t>
        </w:r>
      </w:ins>
    </w:p>
    <w:p w14:paraId="3ED1F820" w14:textId="77777777" w:rsidR="00EE0148" w:rsidRPr="00B66E8E" w:rsidRDefault="00EE0148" w:rsidP="00EE0148">
      <w:pPr>
        <w:rPr>
          <w:ins w:id="222" w:author="Arindam Ghosh" w:date="2025-10-22T16:06:00Z" w16du:dateUtc="2025-10-22T15:06:00Z"/>
        </w:rPr>
      </w:pPr>
      <w:ins w:id="223" w:author="Arindam Ghosh" w:date="2025-10-22T16:06:00Z" w16du:dateUtc="2025-10-22T15:06:00Z">
        <w:r w:rsidRPr="00B66E8E">
          <w:t>8.1. Provision of hypercare support for initial rollout, followed by continuous optimization cycles.</w:t>
        </w:r>
      </w:ins>
    </w:p>
    <w:p w14:paraId="1828A664" w14:textId="77777777" w:rsidR="00EE0148" w:rsidRPr="00B66E8E" w:rsidRDefault="00EE0148" w:rsidP="00EE0148">
      <w:pPr>
        <w:rPr>
          <w:ins w:id="224" w:author="Arindam Ghosh" w:date="2025-10-22T16:06:00Z" w16du:dateUtc="2025-10-22T15:06:00Z"/>
        </w:rPr>
      </w:pPr>
      <w:ins w:id="225" w:author="Arindam Ghosh" w:date="2025-10-22T16:06:00Z" w16du:dateUtc="2025-10-22T15:06:00Z">
        <w:r w:rsidRPr="00B66E8E">
          <w:t>8.2. Includes model tuning, performance enhancements, and on-demand retraining to improve scoring accuracy and content recommendations over time.</w:t>
        </w:r>
        <w:r w:rsidRPr="00B66E8E">
          <w:br/>
        </w:r>
        <w:r>
          <w:rPr>
            <w:b/>
            <w:bCs/>
          </w:rPr>
          <w:t xml:space="preserve">Joint </w:t>
        </w:r>
        <w:r w:rsidRPr="00B66E8E">
          <w:rPr>
            <w:b/>
            <w:bCs/>
          </w:rPr>
          <w:t>Review:</w:t>
        </w:r>
        <w:r w:rsidRPr="00B66E8E">
          <w:t xml:space="preserve"> Hypercare monitoring review with Jaguar TCS Racing </w:t>
        </w:r>
        <w:r>
          <w:t>two</w:t>
        </w:r>
        <w:r w:rsidRPr="00B66E8E">
          <w:t>-week</w:t>
        </w:r>
        <w:r>
          <w:t>s</w:t>
        </w:r>
        <w:r w:rsidRPr="00B66E8E">
          <w:t xml:space="preserve"> post-launch</w:t>
        </w:r>
        <w:r>
          <w:t xml:space="preserve">. </w:t>
        </w:r>
        <w:r w:rsidRPr="00B66E8E">
          <w:t>Quarterly joint optimization checkpoints with Jaguar TCS Racing Partnerships &amp; Digital team</w:t>
        </w:r>
        <w:r>
          <w:t xml:space="preserve"> </w:t>
        </w:r>
        <w:r w:rsidRPr="00B66E8E">
          <w:t>(Week 1</w:t>
        </w:r>
        <w:r>
          <w:t>4</w:t>
        </w:r>
        <w:r w:rsidRPr="00B66E8E">
          <w:t>).</w:t>
        </w:r>
      </w:ins>
    </w:p>
    <w:p w14:paraId="6A83F7BB" w14:textId="77777777" w:rsidR="00EE0148" w:rsidRPr="00B66E8E" w:rsidRDefault="00EE0148" w:rsidP="00EE0148">
      <w:pPr>
        <w:rPr>
          <w:ins w:id="226" w:author="Arindam Ghosh" w:date="2025-10-22T16:06:00Z" w16du:dateUtc="2025-10-22T15:06:00Z"/>
        </w:rPr>
      </w:pPr>
    </w:p>
    <w:p w14:paraId="63C3C3FB" w14:textId="77777777" w:rsidR="00EE0148" w:rsidRPr="00B66E8E" w:rsidRDefault="00EE0148" w:rsidP="00EE0148">
      <w:pPr>
        <w:rPr>
          <w:ins w:id="227" w:author="Arindam Ghosh" w:date="2025-10-22T16:06:00Z" w16du:dateUtc="2025-10-22T15:06:00Z"/>
          <w:b/>
          <w:bCs/>
        </w:rPr>
      </w:pPr>
      <w:ins w:id="228" w:author="Arindam Ghosh" w:date="2025-10-22T16:06:00Z" w16du:dateUtc="2025-10-22T15:06:00Z">
        <w:r w:rsidRPr="00B66E8E">
          <w:rPr>
            <w:b/>
            <w:bCs/>
          </w:rPr>
          <w:t>Summary of Approval &amp; Review Timeline</w:t>
        </w:r>
      </w:ins>
    </w:p>
    <w:tbl>
      <w:tblPr>
        <w:tblStyle w:val="PlainTable1"/>
        <w:tblW w:w="0" w:type="auto"/>
        <w:tblLayout w:type="fixed"/>
        <w:tblLook w:val="04A0" w:firstRow="1" w:lastRow="0" w:firstColumn="1" w:lastColumn="0" w:noHBand="0" w:noVBand="1"/>
      </w:tblPr>
      <w:tblGrid>
        <w:gridCol w:w="329"/>
        <w:gridCol w:w="1635"/>
        <w:gridCol w:w="1859"/>
        <w:gridCol w:w="936"/>
        <w:gridCol w:w="1190"/>
        <w:gridCol w:w="1458"/>
        <w:gridCol w:w="1609"/>
      </w:tblGrid>
      <w:tr w:rsidR="00EE0148" w:rsidRPr="00EB60A8" w14:paraId="58E61C57" w14:textId="77777777" w:rsidTr="005F6990">
        <w:trPr>
          <w:cnfStyle w:val="100000000000" w:firstRow="1" w:lastRow="0" w:firstColumn="0" w:lastColumn="0" w:oddVBand="0" w:evenVBand="0" w:oddHBand="0" w:evenHBand="0" w:firstRowFirstColumn="0" w:firstRowLastColumn="0" w:lastRowFirstColumn="0" w:lastRowLastColumn="0"/>
          <w:ins w:id="229"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68426878" w14:textId="77777777" w:rsidR="00EE0148" w:rsidRPr="00EB60A8" w:rsidRDefault="00EE0148" w:rsidP="005F6990">
            <w:pPr>
              <w:spacing w:after="160" w:line="259" w:lineRule="auto"/>
              <w:rPr>
                <w:ins w:id="230" w:author="Arindam Ghosh" w:date="2025-10-22T16:06:00Z" w16du:dateUtc="2025-10-22T15:06:00Z"/>
              </w:rPr>
            </w:pPr>
            <w:ins w:id="231" w:author="Arindam Ghosh" w:date="2025-10-22T16:06:00Z" w16du:dateUtc="2025-10-22T15:06:00Z">
              <w:r w:rsidRPr="00EB60A8">
                <w:t>#</w:t>
              </w:r>
            </w:ins>
          </w:p>
        </w:tc>
        <w:tc>
          <w:tcPr>
            <w:tcW w:w="1635" w:type="dxa"/>
            <w:hideMark/>
          </w:tcPr>
          <w:p w14:paraId="56AEC033" w14:textId="77777777" w:rsidR="00EE0148" w:rsidRPr="00EB60A8" w:rsidRDefault="00EE0148" w:rsidP="005F6990">
            <w:pPr>
              <w:spacing w:after="160" w:line="259" w:lineRule="auto"/>
              <w:cnfStyle w:val="100000000000" w:firstRow="1" w:lastRow="0" w:firstColumn="0" w:lastColumn="0" w:oddVBand="0" w:evenVBand="0" w:oddHBand="0" w:evenHBand="0" w:firstRowFirstColumn="0" w:firstRowLastColumn="0" w:lastRowFirstColumn="0" w:lastRowLastColumn="0"/>
              <w:rPr>
                <w:ins w:id="232" w:author="Arindam Ghosh" w:date="2025-10-22T16:06:00Z" w16du:dateUtc="2025-10-22T15:06:00Z"/>
              </w:rPr>
            </w:pPr>
            <w:ins w:id="233" w:author="Arindam Ghosh" w:date="2025-10-22T16:06:00Z" w16du:dateUtc="2025-10-22T15:06:00Z">
              <w:r w:rsidRPr="00EB60A8">
                <w:t>Deliverable</w:t>
              </w:r>
            </w:ins>
          </w:p>
        </w:tc>
        <w:tc>
          <w:tcPr>
            <w:tcW w:w="1859" w:type="dxa"/>
            <w:hideMark/>
          </w:tcPr>
          <w:p w14:paraId="091040FE" w14:textId="77777777" w:rsidR="00EE0148" w:rsidRPr="00EB60A8" w:rsidRDefault="00EE0148" w:rsidP="005F6990">
            <w:pPr>
              <w:spacing w:after="160" w:line="259" w:lineRule="auto"/>
              <w:cnfStyle w:val="100000000000" w:firstRow="1" w:lastRow="0" w:firstColumn="0" w:lastColumn="0" w:oddVBand="0" w:evenVBand="0" w:oddHBand="0" w:evenHBand="0" w:firstRowFirstColumn="0" w:firstRowLastColumn="0" w:lastRowFirstColumn="0" w:lastRowLastColumn="0"/>
              <w:rPr>
                <w:ins w:id="234" w:author="Arindam Ghosh" w:date="2025-10-22T16:06:00Z" w16du:dateUtc="2025-10-22T15:06:00Z"/>
              </w:rPr>
            </w:pPr>
            <w:ins w:id="235" w:author="Arindam Ghosh" w:date="2025-10-22T16:06:00Z" w16du:dateUtc="2025-10-22T15:06:00Z">
              <w:r w:rsidRPr="00EB60A8">
                <w:t>Description</w:t>
              </w:r>
            </w:ins>
          </w:p>
        </w:tc>
        <w:tc>
          <w:tcPr>
            <w:tcW w:w="936" w:type="dxa"/>
            <w:hideMark/>
          </w:tcPr>
          <w:p w14:paraId="4F9A094B" w14:textId="77777777" w:rsidR="00EE0148" w:rsidRPr="00EB60A8" w:rsidRDefault="00EE0148" w:rsidP="005F6990">
            <w:pPr>
              <w:spacing w:after="160" w:line="259" w:lineRule="auto"/>
              <w:cnfStyle w:val="100000000000" w:firstRow="1" w:lastRow="0" w:firstColumn="0" w:lastColumn="0" w:oddVBand="0" w:evenVBand="0" w:oddHBand="0" w:evenHBand="0" w:firstRowFirstColumn="0" w:firstRowLastColumn="0" w:lastRowFirstColumn="0" w:lastRowLastColumn="0"/>
              <w:rPr>
                <w:ins w:id="236" w:author="Arindam Ghosh" w:date="2025-10-22T16:06:00Z" w16du:dateUtc="2025-10-22T15:06:00Z"/>
              </w:rPr>
            </w:pPr>
            <w:ins w:id="237" w:author="Arindam Ghosh" w:date="2025-10-22T16:06:00Z" w16du:dateUtc="2025-10-22T15:06:00Z">
              <w:r w:rsidRPr="00EB60A8">
                <w:t>Owner</w:t>
              </w:r>
            </w:ins>
          </w:p>
        </w:tc>
        <w:tc>
          <w:tcPr>
            <w:tcW w:w="1190" w:type="dxa"/>
            <w:hideMark/>
          </w:tcPr>
          <w:p w14:paraId="636364DA" w14:textId="77777777" w:rsidR="00EE0148" w:rsidRPr="00EB60A8" w:rsidRDefault="00EE0148" w:rsidP="005F6990">
            <w:pPr>
              <w:spacing w:after="160" w:line="259" w:lineRule="auto"/>
              <w:cnfStyle w:val="100000000000" w:firstRow="1" w:lastRow="0" w:firstColumn="0" w:lastColumn="0" w:oddVBand="0" w:evenVBand="0" w:oddHBand="0" w:evenHBand="0" w:firstRowFirstColumn="0" w:firstRowLastColumn="0" w:lastRowFirstColumn="0" w:lastRowLastColumn="0"/>
              <w:rPr>
                <w:ins w:id="238" w:author="Arindam Ghosh" w:date="2025-10-22T16:06:00Z" w16du:dateUtc="2025-10-22T15:06:00Z"/>
              </w:rPr>
            </w:pPr>
            <w:ins w:id="239" w:author="Arindam Ghosh" w:date="2025-10-22T16:06:00Z" w16du:dateUtc="2025-10-22T15:06:00Z">
              <w:r w:rsidRPr="00EB60A8">
                <w:t>Timeline</w:t>
              </w:r>
            </w:ins>
          </w:p>
        </w:tc>
        <w:tc>
          <w:tcPr>
            <w:tcW w:w="1458" w:type="dxa"/>
            <w:hideMark/>
          </w:tcPr>
          <w:p w14:paraId="7720DA88" w14:textId="77777777" w:rsidR="00EE0148" w:rsidRPr="00EB60A8" w:rsidRDefault="00EE0148" w:rsidP="005F6990">
            <w:pPr>
              <w:spacing w:after="160" w:line="259" w:lineRule="auto"/>
              <w:cnfStyle w:val="100000000000" w:firstRow="1" w:lastRow="0" w:firstColumn="0" w:lastColumn="0" w:oddVBand="0" w:evenVBand="0" w:oddHBand="0" w:evenHBand="0" w:firstRowFirstColumn="0" w:firstRowLastColumn="0" w:lastRowFirstColumn="0" w:lastRowLastColumn="0"/>
              <w:rPr>
                <w:ins w:id="240" w:author="Arindam Ghosh" w:date="2025-10-22T16:06:00Z" w16du:dateUtc="2025-10-22T15:06:00Z"/>
              </w:rPr>
            </w:pPr>
            <w:ins w:id="241" w:author="Arindam Ghosh" w:date="2025-10-22T16:06:00Z" w16du:dateUtc="2025-10-22T15:06:00Z">
              <w:r w:rsidRPr="00EB60A8">
                <w:t>Key Output</w:t>
              </w:r>
            </w:ins>
          </w:p>
        </w:tc>
        <w:tc>
          <w:tcPr>
            <w:tcW w:w="1609" w:type="dxa"/>
            <w:hideMark/>
          </w:tcPr>
          <w:p w14:paraId="426C7D5B" w14:textId="77777777" w:rsidR="00EE0148" w:rsidRPr="00EB60A8" w:rsidRDefault="00EE0148" w:rsidP="005F6990">
            <w:pPr>
              <w:spacing w:after="160" w:line="259" w:lineRule="auto"/>
              <w:cnfStyle w:val="100000000000" w:firstRow="1" w:lastRow="0" w:firstColumn="0" w:lastColumn="0" w:oddVBand="0" w:evenVBand="0" w:oddHBand="0" w:evenHBand="0" w:firstRowFirstColumn="0" w:firstRowLastColumn="0" w:lastRowFirstColumn="0" w:lastRowLastColumn="0"/>
              <w:rPr>
                <w:ins w:id="242" w:author="Arindam Ghosh" w:date="2025-10-22T16:06:00Z" w16du:dateUtc="2025-10-22T15:06:00Z"/>
              </w:rPr>
            </w:pPr>
            <w:ins w:id="243" w:author="Arindam Ghosh" w:date="2025-10-22T16:06:00Z" w16du:dateUtc="2025-10-22T15:06:00Z">
              <w:r w:rsidRPr="00EB60A8">
                <w:t>Review &amp; Approval</w:t>
              </w:r>
            </w:ins>
          </w:p>
        </w:tc>
      </w:tr>
      <w:tr w:rsidR="00EE0148" w:rsidRPr="00EB60A8" w14:paraId="07A2B2D9" w14:textId="77777777" w:rsidTr="005F6990">
        <w:trPr>
          <w:cnfStyle w:val="000000100000" w:firstRow="0" w:lastRow="0" w:firstColumn="0" w:lastColumn="0" w:oddVBand="0" w:evenVBand="0" w:oddHBand="1" w:evenHBand="0" w:firstRowFirstColumn="0" w:firstRowLastColumn="0" w:lastRowFirstColumn="0" w:lastRowLastColumn="0"/>
          <w:ins w:id="244"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63C78492" w14:textId="77777777" w:rsidR="00EE0148" w:rsidRPr="00EB60A8" w:rsidRDefault="00EE0148" w:rsidP="005F6990">
            <w:pPr>
              <w:spacing w:after="160" w:line="259" w:lineRule="auto"/>
              <w:rPr>
                <w:ins w:id="245" w:author="Arindam Ghosh" w:date="2025-10-22T16:06:00Z" w16du:dateUtc="2025-10-22T15:06:00Z"/>
              </w:rPr>
            </w:pPr>
            <w:ins w:id="246" w:author="Arindam Ghosh" w:date="2025-10-22T16:06:00Z" w16du:dateUtc="2025-10-22T15:06:00Z">
              <w:r w:rsidRPr="00EB60A8">
                <w:t>1</w:t>
              </w:r>
            </w:ins>
          </w:p>
        </w:tc>
        <w:tc>
          <w:tcPr>
            <w:tcW w:w="1635" w:type="dxa"/>
            <w:hideMark/>
          </w:tcPr>
          <w:p w14:paraId="7835C534"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47" w:author="Arindam Ghosh" w:date="2025-10-22T16:06:00Z" w16du:dateUtc="2025-10-22T15:06:00Z"/>
              </w:rPr>
            </w:pPr>
            <w:ins w:id="248" w:author="Arindam Ghosh" w:date="2025-10-22T16:06:00Z" w16du:dateUtc="2025-10-22T15:06:00Z">
              <w:r w:rsidRPr="00EB60A8">
                <w:rPr>
                  <w:b/>
                  <w:bCs/>
                </w:rPr>
                <w:t>AI-ML / GenAI Powered Web-Based Application</w:t>
              </w:r>
            </w:ins>
          </w:p>
        </w:tc>
        <w:tc>
          <w:tcPr>
            <w:tcW w:w="1859" w:type="dxa"/>
            <w:hideMark/>
          </w:tcPr>
          <w:p w14:paraId="41DB58DF"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49" w:author="Arindam Ghosh" w:date="2025-10-22T16:06:00Z" w16du:dateUtc="2025-10-22T15:06:00Z"/>
              </w:rPr>
            </w:pPr>
            <w:ins w:id="250" w:author="Arindam Ghosh" w:date="2025-10-22T16:06:00Z" w16du:dateUtc="2025-10-22T15:06:00Z">
              <w:r w:rsidRPr="00EB60A8">
                <w:t>Delivery of a secure, cloud-hosted, role-based web application with integrated AI/ML modules for clustering, sponsor/logo detection, emotion analysis, captioning, scoring, and asset workflows.</w:t>
              </w:r>
            </w:ins>
          </w:p>
        </w:tc>
        <w:tc>
          <w:tcPr>
            <w:tcW w:w="936" w:type="dxa"/>
            <w:hideMark/>
          </w:tcPr>
          <w:p w14:paraId="16ED3BF4"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51" w:author="Arindam Ghosh" w:date="2025-10-22T16:06:00Z" w16du:dateUtc="2025-10-22T15:06:00Z"/>
              </w:rPr>
            </w:pPr>
            <w:ins w:id="252" w:author="Arindam Ghosh" w:date="2025-10-22T16:06:00Z" w16du:dateUtc="2025-10-22T15:06:00Z">
              <w:r w:rsidRPr="00EB60A8">
                <w:t>TCS</w:t>
              </w:r>
            </w:ins>
          </w:p>
        </w:tc>
        <w:tc>
          <w:tcPr>
            <w:tcW w:w="1190" w:type="dxa"/>
            <w:hideMark/>
          </w:tcPr>
          <w:p w14:paraId="2621CA6C"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53" w:author="Arindam Ghosh" w:date="2025-10-22T16:06:00Z" w16du:dateUtc="2025-10-22T15:06:00Z"/>
              </w:rPr>
            </w:pPr>
            <w:ins w:id="254" w:author="Arindam Ghosh" w:date="2025-10-22T16:06:00Z" w16du:dateUtc="2025-10-22T15:06:00Z">
              <w:r w:rsidRPr="00EB60A8">
                <w:t>Week 6–9</w:t>
              </w:r>
            </w:ins>
          </w:p>
        </w:tc>
        <w:tc>
          <w:tcPr>
            <w:tcW w:w="1458" w:type="dxa"/>
            <w:hideMark/>
          </w:tcPr>
          <w:p w14:paraId="795F4F59"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55" w:author="Arindam Ghosh" w:date="2025-10-22T16:06:00Z" w16du:dateUtc="2025-10-22T15:06:00Z"/>
              </w:rPr>
            </w:pPr>
            <w:ins w:id="256" w:author="Arindam Ghosh" w:date="2025-10-22T16:06:00Z" w16du:dateUtc="2025-10-22T15:06:00Z">
              <w:r w:rsidRPr="00EB60A8">
                <w:t>Fully functional web platform</w:t>
              </w:r>
            </w:ins>
          </w:p>
        </w:tc>
        <w:tc>
          <w:tcPr>
            <w:tcW w:w="1609" w:type="dxa"/>
            <w:hideMark/>
          </w:tcPr>
          <w:p w14:paraId="5873F96C"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57" w:author="Arindam Ghosh" w:date="2025-10-22T16:06:00Z" w16du:dateUtc="2025-10-22T15:06:00Z"/>
              </w:rPr>
            </w:pPr>
            <w:ins w:id="258" w:author="Arindam Ghosh" w:date="2025-10-22T16:06:00Z" w16du:dateUtc="2025-10-22T15:06:00Z">
              <w:r w:rsidRPr="00EB60A8">
                <w:t>Environment &amp; infra readiness sign-off (W6); Model &amp; dataset joint review (W5); Milestone demo (W6); Data ingestion &amp; security review (W6); UI/UX approval (W9)</w:t>
              </w:r>
            </w:ins>
          </w:p>
        </w:tc>
      </w:tr>
      <w:tr w:rsidR="00EE0148" w:rsidRPr="00EB60A8" w14:paraId="182F3E37" w14:textId="77777777" w:rsidTr="005F6990">
        <w:trPr>
          <w:ins w:id="259"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210E3FF3" w14:textId="77777777" w:rsidR="00EE0148" w:rsidRPr="00EB60A8" w:rsidRDefault="00EE0148" w:rsidP="005F6990">
            <w:pPr>
              <w:spacing w:after="160" w:line="259" w:lineRule="auto"/>
              <w:rPr>
                <w:ins w:id="260" w:author="Arindam Ghosh" w:date="2025-10-22T16:06:00Z" w16du:dateUtc="2025-10-22T15:06:00Z"/>
              </w:rPr>
            </w:pPr>
            <w:ins w:id="261" w:author="Arindam Ghosh" w:date="2025-10-22T16:06:00Z" w16du:dateUtc="2025-10-22T15:06:00Z">
              <w:r w:rsidRPr="00EB60A8">
                <w:t>2</w:t>
              </w:r>
            </w:ins>
          </w:p>
        </w:tc>
        <w:tc>
          <w:tcPr>
            <w:tcW w:w="1635" w:type="dxa"/>
            <w:hideMark/>
          </w:tcPr>
          <w:p w14:paraId="3AB817D5"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62" w:author="Arindam Ghosh" w:date="2025-10-22T16:06:00Z" w16du:dateUtc="2025-10-22T15:06:00Z"/>
              </w:rPr>
            </w:pPr>
            <w:ins w:id="263" w:author="Arindam Ghosh" w:date="2025-10-22T16:06:00Z" w16du:dateUtc="2025-10-22T15:06:00Z">
              <w:r w:rsidRPr="00EB60A8">
                <w:rPr>
                  <w:b/>
                  <w:bCs/>
                </w:rPr>
                <w:t>User Authentication &amp; Access Control</w:t>
              </w:r>
            </w:ins>
          </w:p>
        </w:tc>
        <w:tc>
          <w:tcPr>
            <w:tcW w:w="1859" w:type="dxa"/>
            <w:hideMark/>
          </w:tcPr>
          <w:p w14:paraId="437715F4"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64" w:author="Arindam Ghosh" w:date="2025-10-22T16:06:00Z" w16du:dateUtc="2025-10-22T15:06:00Z"/>
              </w:rPr>
            </w:pPr>
            <w:ins w:id="265" w:author="Arindam Ghosh" w:date="2025-10-22T16:06:00Z" w16du:dateUtc="2025-10-22T15:06:00Z">
              <w:r w:rsidRPr="00EB60A8">
                <w:t xml:space="preserve">SSO-enabled authentication for authorized Jaguar TCS Racing stakeholders, </w:t>
              </w:r>
              <w:r w:rsidRPr="00EB60A8">
                <w:lastRenderedPageBreak/>
                <w:t>following JLR security standards with RBAC.</w:t>
              </w:r>
            </w:ins>
          </w:p>
        </w:tc>
        <w:tc>
          <w:tcPr>
            <w:tcW w:w="936" w:type="dxa"/>
            <w:hideMark/>
          </w:tcPr>
          <w:p w14:paraId="4A9207BC"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66" w:author="Arindam Ghosh" w:date="2025-10-22T16:06:00Z" w16du:dateUtc="2025-10-22T15:06:00Z"/>
              </w:rPr>
            </w:pPr>
            <w:ins w:id="267" w:author="Arindam Ghosh" w:date="2025-10-22T16:06:00Z" w16du:dateUtc="2025-10-22T15:06:00Z">
              <w:r w:rsidRPr="00EB60A8">
                <w:lastRenderedPageBreak/>
                <w:t>TCS</w:t>
              </w:r>
            </w:ins>
          </w:p>
        </w:tc>
        <w:tc>
          <w:tcPr>
            <w:tcW w:w="1190" w:type="dxa"/>
            <w:hideMark/>
          </w:tcPr>
          <w:p w14:paraId="5F3F85D2"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68" w:author="Arindam Ghosh" w:date="2025-10-22T16:06:00Z" w16du:dateUtc="2025-10-22T15:06:00Z"/>
              </w:rPr>
            </w:pPr>
            <w:ins w:id="269" w:author="Arindam Ghosh" w:date="2025-10-22T16:06:00Z" w16du:dateUtc="2025-10-22T15:06:00Z">
              <w:r w:rsidRPr="00EB60A8">
                <w:t>Week 9</w:t>
              </w:r>
            </w:ins>
          </w:p>
        </w:tc>
        <w:tc>
          <w:tcPr>
            <w:tcW w:w="1458" w:type="dxa"/>
            <w:hideMark/>
          </w:tcPr>
          <w:p w14:paraId="22FDB0EB"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70" w:author="Arindam Ghosh" w:date="2025-10-22T16:06:00Z" w16du:dateUtc="2025-10-22T15:06:00Z"/>
              </w:rPr>
            </w:pPr>
            <w:ins w:id="271" w:author="Arindam Ghosh" w:date="2025-10-22T16:06:00Z" w16du:dateUtc="2025-10-22T15:06:00Z">
              <w:r w:rsidRPr="00EB60A8">
                <w:t>Secure user login with RBAC</w:t>
              </w:r>
            </w:ins>
          </w:p>
        </w:tc>
        <w:tc>
          <w:tcPr>
            <w:tcW w:w="1609" w:type="dxa"/>
            <w:hideMark/>
          </w:tcPr>
          <w:p w14:paraId="7978E2DC"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72" w:author="Arindam Ghosh" w:date="2025-10-22T16:06:00Z" w16du:dateUtc="2025-10-22T15:06:00Z"/>
              </w:rPr>
            </w:pPr>
            <w:ins w:id="273" w:author="Arindam Ghosh" w:date="2025-10-22T16:06:00Z" w16du:dateUtc="2025-10-22T15:06:00Z">
              <w:r w:rsidRPr="00EB60A8">
                <w:t>Security &amp; compliance sign-off (W9)</w:t>
              </w:r>
            </w:ins>
          </w:p>
        </w:tc>
      </w:tr>
      <w:tr w:rsidR="00EE0148" w:rsidRPr="00EB60A8" w14:paraId="4BDBAACB" w14:textId="77777777" w:rsidTr="005F6990">
        <w:trPr>
          <w:cnfStyle w:val="000000100000" w:firstRow="0" w:lastRow="0" w:firstColumn="0" w:lastColumn="0" w:oddVBand="0" w:evenVBand="0" w:oddHBand="1" w:evenHBand="0" w:firstRowFirstColumn="0" w:firstRowLastColumn="0" w:lastRowFirstColumn="0" w:lastRowLastColumn="0"/>
          <w:ins w:id="274"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0B9FD8A2" w14:textId="77777777" w:rsidR="00EE0148" w:rsidRPr="00EB60A8" w:rsidRDefault="00EE0148" w:rsidP="005F6990">
            <w:pPr>
              <w:spacing w:after="160" w:line="259" w:lineRule="auto"/>
              <w:rPr>
                <w:ins w:id="275" w:author="Arindam Ghosh" w:date="2025-10-22T16:06:00Z" w16du:dateUtc="2025-10-22T15:06:00Z"/>
              </w:rPr>
            </w:pPr>
            <w:ins w:id="276" w:author="Arindam Ghosh" w:date="2025-10-22T16:06:00Z" w16du:dateUtc="2025-10-22T15:06:00Z">
              <w:r w:rsidRPr="00EB60A8">
                <w:t>3</w:t>
              </w:r>
            </w:ins>
          </w:p>
        </w:tc>
        <w:tc>
          <w:tcPr>
            <w:tcW w:w="1635" w:type="dxa"/>
            <w:hideMark/>
          </w:tcPr>
          <w:p w14:paraId="0E466F69"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77" w:author="Arindam Ghosh" w:date="2025-10-22T16:06:00Z" w16du:dateUtc="2025-10-22T15:06:00Z"/>
              </w:rPr>
            </w:pPr>
            <w:ins w:id="278" w:author="Arindam Ghosh" w:date="2025-10-22T16:06:00Z" w16du:dateUtc="2025-10-22T15:06:00Z">
              <w:r w:rsidRPr="00EB60A8">
                <w:rPr>
                  <w:b/>
                  <w:bCs/>
                </w:rPr>
                <w:t>Sponsor Visibility &amp; Media Scoring Dashboard</w:t>
              </w:r>
            </w:ins>
          </w:p>
        </w:tc>
        <w:tc>
          <w:tcPr>
            <w:tcW w:w="1859" w:type="dxa"/>
            <w:hideMark/>
          </w:tcPr>
          <w:p w14:paraId="3F2CB73B"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79" w:author="Arindam Ghosh" w:date="2025-10-22T16:06:00Z" w16du:dateUtc="2025-10-22T15:06:00Z"/>
              </w:rPr>
            </w:pPr>
            <w:ins w:id="280" w:author="Arindam Ghosh" w:date="2025-10-22T16:06:00Z" w16du:dateUtc="2025-10-22T15:06:00Z">
              <w:r w:rsidRPr="00EB60A8">
                <w:t>Deployment of a real-time dashboard for visualization of clustered assets, ranked scores, captions, and publishing status. Includes filtering by race, sponsor, priority, channel, and emotional resonance.</w:t>
              </w:r>
            </w:ins>
          </w:p>
        </w:tc>
        <w:tc>
          <w:tcPr>
            <w:tcW w:w="936" w:type="dxa"/>
            <w:hideMark/>
          </w:tcPr>
          <w:p w14:paraId="317E3318"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81" w:author="Arindam Ghosh" w:date="2025-10-22T16:06:00Z" w16du:dateUtc="2025-10-22T15:06:00Z"/>
              </w:rPr>
            </w:pPr>
            <w:ins w:id="282" w:author="Arindam Ghosh" w:date="2025-10-22T16:06:00Z" w16du:dateUtc="2025-10-22T15:06:00Z">
              <w:r w:rsidRPr="00EB60A8">
                <w:t>TCS</w:t>
              </w:r>
            </w:ins>
          </w:p>
        </w:tc>
        <w:tc>
          <w:tcPr>
            <w:tcW w:w="1190" w:type="dxa"/>
            <w:hideMark/>
          </w:tcPr>
          <w:p w14:paraId="517ADF55"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83" w:author="Arindam Ghosh" w:date="2025-10-22T16:06:00Z" w16du:dateUtc="2025-10-22T15:06:00Z"/>
              </w:rPr>
            </w:pPr>
            <w:ins w:id="284" w:author="Arindam Ghosh" w:date="2025-10-22T16:06:00Z" w16du:dateUtc="2025-10-22T15:06:00Z">
              <w:r w:rsidRPr="00EB60A8">
                <w:t>Week 9</w:t>
              </w:r>
            </w:ins>
          </w:p>
        </w:tc>
        <w:tc>
          <w:tcPr>
            <w:tcW w:w="1458" w:type="dxa"/>
            <w:hideMark/>
          </w:tcPr>
          <w:p w14:paraId="71D6A1E2"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85" w:author="Arindam Ghosh" w:date="2025-10-22T16:06:00Z" w16du:dateUtc="2025-10-22T15:06:00Z"/>
              </w:rPr>
            </w:pPr>
            <w:ins w:id="286" w:author="Arindam Ghosh" w:date="2025-10-22T16:06:00Z" w16du:dateUtc="2025-10-22T15:06:00Z">
              <w:r w:rsidRPr="00EB60A8">
                <w:t>Interactive dashboard UI</w:t>
              </w:r>
            </w:ins>
          </w:p>
        </w:tc>
        <w:tc>
          <w:tcPr>
            <w:tcW w:w="1609" w:type="dxa"/>
            <w:hideMark/>
          </w:tcPr>
          <w:p w14:paraId="520D4B6B"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287" w:author="Arindam Ghosh" w:date="2025-10-22T16:06:00Z" w16du:dateUtc="2025-10-22T15:06:00Z"/>
              </w:rPr>
            </w:pPr>
            <w:ins w:id="288" w:author="Arindam Ghosh" w:date="2025-10-22T16:06:00Z" w16du:dateUtc="2025-10-22T15:06:00Z">
              <w:r w:rsidRPr="00EB60A8">
                <w:t>Dashboard prototype review &amp; feedback; UAT &amp; business sign-off after scoring logic validation (W9)</w:t>
              </w:r>
            </w:ins>
          </w:p>
        </w:tc>
      </w:tr>
      <w:tr w:rsidR="00EE0148" w:rsidRPr="00EB60A8" w14:paraId="22A63144" w14:textId="77777777" w:rsidTr="005F6990">
        <w:trPr>
          <w:ins w:id="289"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719F022A" w14:textId="77777777" w:rsidR="00EE0148" w:rsidRPr="00EB60A8" w:rsidRDefault="00EE0148" w:rsidP="005F6990">
            <w:pPr>
              <w:spacing w:after="160" w:line="259" w:lineRule="auto"/>
              <w:rPr>
                <w:ins w:id="290" w:author="Arindam Ghosh" w:date="2025-10-22T16:06:00Z" w16du:dateUtc="2025-10-22T15:06:00Z"/>
              </w:rPr>
            </w:pPr>
            <w:ins w:id="291" w:author="Arindam Ghosh" w:date="2025-10-22T16:06:00Z" w16du:dateUtc="2025-10-22T15:06:00Z">
              <w:r w:rsidRPr="00EB60A8">
                <w:t>4</w:t>
              </w:r>
            </w:ins>
          </w:p>
        </w:tc>
        <w:tc>
          <w:tcPr>
            <w:tcW w:w="1635" w:type="dxa"/>
            <w:hideMark/>
          </w:tcPr>
          <w:p w14:paraId="7C22F306"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92" w:author="Arindam Ghosh" w:date="2025-10-22T16:06:00Z" w16du:dateUtc="2025-10-22T15:06:00Z"/>
              </w:rPr>
            </w:pPr>
            <w:ins w:id="293" w:author="Arindam Ghosh" w:date="2025-10-22T16:06:00Z" w16du:dateUtc="2025-10-22T15:06:00Z">
              <w:r w:rsidRPr="00EB60A8">
                <w:rPr>
                  <w:b/>
                  <w:bCs/>
                </w:rPr>
                <w:t>Integration with Existing DAM &amp; Publishing Systems</w:t>
              </w:r>
            </w:ins>
          </w:p>
        </w:tc>
        <w:tc>
          <w:tcPr>
            <w:tcW w:w="1859" w:type="dxa"/>
            <w:hideMark/>
          </w:tcPr>
          <w:p w14:paraId="63D2316D"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94" w:author="Arindam Ghosh" w:date="2025-10-22T16:06:00Z" w16du:dateUtc="2025-10-22T15:06:00Z"/>
              </w:rPr>
            </w:pPr>
            <w:ins w:id="295" w:author="Arindam Ghosh" w:date="2025-10-22T16:06:00Z" w16du:dateUtc="2025-10-22T15:06:00Z">
              <w:r w:rsidRPr="00EB60A8">
                <w:t>Full API-based integration with SharePoint/Imagen to enable tagging, metadata handover, and publishing workflows.</w:t>
              </w:r>
            </w:ins>
          </w:p>
        </w:tc>
        <w:tc>
          <w:tcPr>
            <w:tcW w:w="936" w:type="dxa"/>
            <w:hideMark/>
          </w:tcPr>
          <w:p w14:paraId="11BF135E"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96" w:author="Arindam Ghosh" w:date="2025-10-22T16:06:00Z" w16du:dateUtc="2025-10-22T15:06:00Z"/>
              </w:rPr>
            </w:pPr>
            <w:ins w:id="297" w:author="Arindam Ghosh" w:date="2025-10-22T16:06:00Z" w16du:dateUtc="2025-10-22T15:06:00Z">
              <w:r w:rsidRPr="00EB60A8">
                <w:t>TCS</w:t>
              </w:r>
            </w:ins>
          </w:p>
        </w:tc>
        <w:tc>
          <w:tcPr>
            <w:tcW w:w="1190" w:type="dxa"/>
            <w:hideMark/>
          </w:tcPr>
          <w:p w14:paraId="6A56BEC9"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298" w:author="Arindam Ghosh" w:date="2025-10-22T16:06:00Z" w16du:dateUtc="2025-10-22T15:06:00Z"/>
              </w:rPr>
            </w:pPr>
            <w:ins w:id="299" w:author="Arindam Ghosh" w:date="2025-10-22T16:06:00Z" w16du:dateUtc="2025-10-22T15:06:00Z">
              <w:r w:rsidRPr="00EB60A8">
                <w:t>Week 11</w:t>
              </w:r>
            </w:ins>
          </w:p>
        </w:tc>
        <w:tc>
          <w:tcPr>
            <w:tcW w:w="1458" w:type="dxa"/>
            <w:hideMark/>
          </w:tcPr>
          <w:p w14:paraId="1CE2035B"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00" w:author="Arindam Ghosh" w:date="2025-10-22T16:06:00Z" w16du:dateUtc="2025-10-22T15:06:00Z"/>
              </w:rPr>
            </w:pPr>
            <w:ins w:id="301" w:author="Arindam Ghosh" w:date="2025-10-22T16:06:00Z" w16du:dateUtc="2025-10-22T15:06:00Z">
              <w:r w:rsidRPr="00EB60A8">
                <w:t>Live DAM integration</w:t>
              </w:r>
            </w:ins>
          </w:p>
        </w:tc>
        <w:tc>
          <w:tcPr>
            <w:tcW w:w="1609" w:type="dxa"/>
            <w:hideMark/>
          </w:tcPr>
          <w:p w14:paraId="25A787D6"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02" w:author="Arindam Ghosh" w:date="2025-10-22T16:06:00Z" w16du:dateUtc="2025-10-22T15:06:00Z"/>
              </w:rPr>
            </w:pPr>
            <w:ins w:id="303" w:author="Arindam Ghosh" w:date="2025-10-22T16:06:00Z" w16du:dateUtc="2025-10-22T15:06:00Z">
              <w:r w:rsidRPr="00EB60A8">
                <w:t>Integration testing and joint go-live readiness review (W11)</w:t>
              </w:r>
            </w:ins>
          </w:p>
        </w:tc>
      </w:tr>
      <w:tr w:rsidR="00EE0148" w:rsidRPr="00EB60A8" w14:paraId="358B6B6A" w14:textId="77777777" w:rsidTr="005F6990">
        <w:trPr>
          <w:cnfStyle w:val="000000100000" w:firstRow="0" w:lastRow="0" w:firstColumn="0" w:lastColumn="0" w:oddVBand="0" w:evenVBand="0" w:oddHBand="1" w:evenHBand="0" w:firstRowFirstColumn="0" w:firstRowLastColumn="0" w:lastRowFirstColumn="0" w:lastRowLastColumn="0"/>
          <w:ins w:id="304"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1AE9E211" w14:textId="77777777" w:rsidR="00EE0148" w:rsidRPr="00EB60A8" w:rsidRDefault="00EE0148" w:rsidP="005F6990">
            <w:pPr>
              <w:spacing w:after="160" w:line="259" w:lineRule="auto"/>
              <w:rPr>
                <w:ins w:id="305" w:author="Arindam Ghosh" w:date="2025-10-22T16:06:00Z" w16du:dateUtc="2025-10-22T15:06:00Z"/>
              </w:rPr>
            </w:pPr>
            <w:ins w:id="306" w:author="Arindam Ghosh" w:date="2025-10-22T16:06:00Z" w16du:dateUtc="2025-10-22T15:06:00Z">
              <w:r w:rsidRPr="00EB60A8">
                <w:t>5</w:t>
              </w:r>
            </w:ins>
          </w:p>
        </w:tc>
        <w:tc>
          <w:tcPr>
            <w:tcW w:w="1635" w:type="dxa"/>
            <w:hideMark/>
          </w:tcPr>
          <w:p w14:paraId="19925E73"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07" w:author="Arindam Ghosh" w:date="2025-10-22T16:06:00Z" w16du:dateUtc="2025-10-22T15:06:00Z"/>
              </w:rPr>
            </w:pPr>
            <w:ins w:id="308" w:author="Arindam Ghosh" w:date="2025-10-22T16:06:00Z" w16du:dateUtc="2025-10-22T15:06:00Z">
              <w:r w:rsidRPr="00EB60A8">
                <w:rPr>
                  <w:b/>
                  <w:bCs/>
                </w:rPr>
                <w:t>Performance Analytics &amp; Benchmarking Suite</w:t>
              </w:r>
            </w:ins>
          </w:p>
        </w:tc>
        <w:tc>
          <w:tcPr>
            <w:tcW w:w="1859" w:type="dxa"/>
            <w:hideMark/>
          </w:tcPr>
          <w:p w14:paraId="1F3E2511"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09" w:author="Arindam Ghosh" w:date="2025-10-22T16:06:00Z" w16du:dateUtc="2025-10-22T15:06:00Z"/>
              </w:rPr>
            </w:pPr>
            <w:ins w:id="310" w:author="Arindam Ghosh" w:date="2025-10-22T16:06:00Z" w16du:dateUtc="2025-10-22T15:06:00Z">
              <w:r w:rsidRPr="00EB60A8">
                <w:t>Built-in analytics and monitoring layer for post-publication tracking, sponsor visibility KPIs, and content performance benchmarking.</w:t>
              </w:r>
            </w:ins>
          </w:p>
        </w:tc>
        <w:tc>
          <w:tcPr>
            <w:tcW w:w="936" w:type="dxa"/>
            <w:hideMark/>
          </w:tcPr>
          <w:p w14:paraId="2E20B500"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11" w:author="Arindam Ghosh" w:date="2025-10-22T16:06:00Z" w16du:dateUtc="2025-10-22T15:06:00Z"/>
              </w:rPr>
            </w:pPr>
            <w:ins w:id="312" w:author="Arindam Ghosh" w:date="2025-10-22T16:06:00Z" w16du:dateUtc="2025-10-22T15:06:00Z">
              <w:r w:rsidRPr="00EB60A8">
                <w:t>TCS</w:t>
              </w:r>
            </w:ins>
          </w:p>
        </w:tc>
        <w:tc>
          <w:tcPr>
            <w:tcW w:w="1190" w:type="dxa"/>
            <w:hideMark/>
          </w:tcPr>
          <w:p w14:paraId="37CC80D7"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13" w:author="Arindam Ghosh" w:date="2025-10-22T16:06:00Z" w16du:dateUtc="2025-10-22T15:06:00Z"/>
              </w:rPr>
            </w:pPr>
            <w:ins w:id="314" w:author="Arindam Ghosh" w:date="2025-10-22T16:06:00Z" w16du:dateUtc="2025-10-22T15:06:00Z">
              <w:r w:rsidRPr="00EB60A8">
                <w:t>Week 11–12</w:t>
              </w:r>
            </w:ins>
          </w:p>
        </w:tc>
        <w:tc>
          <w:tcPr>
            <w:tcW w:w="1458" w:type="dxa"/>
            <w:hideMark/>
          </w:tcPr>
          <w:p w14:paraId="3B7788A7"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15" w:author="Arindam Ghosh" w:date="2025-10-22T16:06:00Z" w16du:dateUtc="2025-10-22T15:06:00Z"/>
              </w:rPr>
            </w:pPr>
            <w:ins w:id="316" w:author="Arindam Ghosh" w:date="2025-10-22T16:06:00Z" w16du:dateUtc="2025-10-22T15:06:00Z">
              <w:r w:rsidRPr="00EB60A8">
                <w:t>Analytics &amp; KPI dashboards</w:t>
              </w:r>
            </w:ins>
          </w:p>
        </w:tc>
        <w:tc>
          <w:tcPr>
            <w:tcW w:w="1609" w:type="dxa"/>
            <w:hideMark/>
          </w:tcPr>
          <w:p w14:paraId="73C2529F"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17" w:author="Arindam Ghosh" w:date="2025-10-22T16:06:00Z" w16du:dateUtc="2025-10-22T15:06:00Z"/>
              </w:rPr>
            </w:pPr>
            <w:ins w:id="318" w:author="Arindam Ghosh" w:date="2025-10-22T16:06:00Z" w16du:dateUtc="2025-10-22T15:06:00Z">
              <w:r w:rsidRPr="00EB60A8">
                <w:t>Analytics model calibration &amp; KPI validation with Jaguar TCS Racing Partnerships &amp; Digital (W11–12)</w:t>
              </w:r>
            </w:ins>
          </w:p>
        </w:tc>
      </w:tr>
      <w:tr w:rsidR="00EE0148" w:rsidRPr="00EB60A8" w14:paraId="51E67AB4" w14:textId="77777777" w:rsidTr="005F6990">
        <w:trPr>
          <w:ins w:id="319"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73074C41" w14:textId="77777777" w:rsidR="00EE0148" w:rsidRPr="00EB60A8" w:rsidRDefault="00EE0148" w:rsidP="005F6990">
            <w:pPr>
              <w:spacing w:after="160" w:line="259" w:lineRule="auto"/>
              <w:rPr>
                <w:ins w:id="320" w:author="Arindam Ghosh" w:date="2025-10-22T16:06:00Z" w16du:dateUtc="2025-10-22T15:06:00Z"/>
              </w:rPr>
            </w:pPr>
            <w:ins w:id="321" w:author="Arindam Ghosh" w:date="2025-10-22T16:06:00Z" w16du:dateUtc="2025-10-22T15:06:00Z">
              <w:r w:rsidRPr="00EB60A8">
                <w:t>6</w:t>
              </w:r>
            </w:ins>
          </w:p>
        </w:tc>
        <w:tc>
          <w:tcPr>
            <w:tcW w:w="1635" w:type="dxa"/>
            <w:hideMark/>
          </w:tcPr>
          <w:p w14:paraId="7A056162"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22" w:author="Arindam Ghosh" w:date="2025-10-22T16:06:00Z" w16du:dateUtc="2025-10-22T15:06:00Z"/>
              </w:rPr>
            </w:pPr>
            <w:ins w:id="323" w:author="Arindam Ghosh" w:date="2025-10-22T16:06:00Z" w16du:dateUtc="2025-10-22T15:06:00Z">
              <w:r w:rsidRPr="00EB60A8">
                <w:rPr>
                  <w:b/>
                  <w:bCs/>
                </w:rPr>
                <w:t>Security, Privacy &amp; Governance Guardrails</w:t>
              </w:r>
            </w:ins>
          </w:p>
        </w:tc>
        <w:tc>
          <w:tcPr>
            <w:tcW w:w="1859" w:type="dxa"/>
            <w:hideMark/>
          </w:tcPr>
          <w:p w14:paraId="3B75D713"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24" w:author="Arindam Ghosh" w:date="2025-10-22T16:06:00Z" w16du:dateUtc="2025-10-22T15:06:00Z"/>
              </w:rPr>
            </w:pPr>
            <w:ins w:id="325" w:author="Arindam Ghosh" w:date="2025-10-22T16:06:00Z" w16du:dateUtc="2025-10-22T15:06:00Z">
              <w:r w:rsidRPr="00EB60A8">
                <w:t xml:space="preserve">Implementation of RBAC, encryption, GDPR compliance, and audit logging. Governance framework for ongoing </w:t>
              </w:r>
              <w:r w:rsidRPr="00EB60A8">
                <w:lastRenderedPageBreak/>
                <w:t>monitoring and model retraining.</w:t>
              </w:r>
            </w:ins>
          </w:p>
        </w:tc>
        <w:tc>
          <w:tcPr>
            <w:tcW w:w="936" w:type="dxa"/>
            <w:hideMark/>
          </w:tcPr>
          <w:p w14:paraId="32C8D217"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26" w:author="Arindam Ghosh" w:date="2025-10-22T16:06:00Z" w16du:dateUtc="2025-10-22T15:06:00Z"/>
              </w:rPr>
            </w:pPr>
            <w:ins w:id="327" w:author="Arindam Ghosh" w:date="2025-10-22T16:06:00Z" w16du:dateUtc="2025-10-22T15:06:00Z">
              <w:r w:rsidRPr="00EB60A8">
                <w:lastRenderedPageBreak/>
                <w:t>TCS</w:t>
              </w:r>
            </w:ins>
          </w:p>
        </w:tc>
        <w:tc>
          <w:tcPr>
            <w:tcW w:w="1190" w:type="dxa"/>
            <w:hideMark/>
          </w:tcPr>
          <w:p w14:paraId="5D307C31"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28" w:author="Arindam Ghosh" w:date="2025-10-22T16:06:00Z" w16du:dateUtc="2025-10-22T15:06:00Z"/>
              </w:rPr>
            </w:pPr>
            <w:ins w:id="329" w:author="Arindam Ghosh" w:date="2025-10-22T16:06:00Z" w16du:dateUtc="2025-10-22T15:06:00Z">
              <w:r w:rsidRPr="00EB60A8">
                <w:t>Week 11</w:t>
              </w:r>
            </w:ins>
          </w:p>
        </w:tc>
        <w:tc>
          <w:tcPr>
            <w:tcW w:w="1458" w:type="dxa"/>
            <w:hideMark/>
          </w:tcPr>
          <w:p w14:paraId="28195AB7"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30" w:author="Arindam Ghosh" w:date="2025-10-22T16:06:00Z" w16du:dateUtc="2025-10-22T15:06:00Z"/>
              </w:rPr>
            </w:pPr>
            <w:ins w:id="331" w:author="Arindam Ghosh" w:date="2025-10-22T16:06:00Z" w16du:dateUtc="2025-10-22T15:06:00Z">
              <w:r w:rsidRPr="00EB60A8">
                <w:t>Security-compliant platform</w:t>
              </w:r>
            </w:ins>
          </w:p>
        </w:tc>
        <w:tc>
          <w:tcPr>
            <w:tcW w:w="1609" w:type="dxa"/>
            <w:hideMark/>
          </w:tcPr>
          <w:p w14:paraId="6FB9DC12"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32" w:author="Arindam Ghosh" w:date="2025-10-22T16:06:00Z" w16du:dateUtc="2025-10-22T15:06:00Z"/>
              </w:rPr>
            </w:pPr>
            <w:ins w:id="333" w:author="Arindam Ghosh" w:date="2025-10-22T16:06:00Z" w16du:dateUtc="2025-10-22T15:06:00Z">
              <w:r w:rsidRPr="00EB60A8">
                <w:t>Security &amp; compliance review with legal &amp; IT + governance framework sign-off (W11)</w:t>
              </w:r>
            </w:ins>
          </w:p>
        </w:tc>
      </w:tr>
      <w:tr w:rsidR="00EE0148" w:rsidRPr="00EB60A8" w14:paraId="0CEB797C" w14:textId="77777777" w:rsidTr="005F6990">
        <w:trPr>
          <w:cnfStyle w:val="000000100000" w:firstRow="0" w:lastRow="0" w:firstColumn="0" w:lastColumn="0" w:oddVBand="0" w:evenVBand="0" w:oddHBand="1" w:evenHBand="0" w:firstRowFirstColumn="0" w:firstRowLastColumn="0" w:lastRowFirstColumn="0" w:lastRowLastColumn="0"/>
          <w:ins w:id="334"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54A91E8D" w14:textId="77777777" w:rsidR="00EE0148" w:rsidRPr="00EB60A8" w:rsidRDefault="00EE0148" w:rsidP="005F6990">
            <w:pPr>
              <w:spacing w:after="160" w:line="259" w:lineRule="auto"/>
              <w:rPr>
                <w:ins w:id="335" w:author="Arindam Ghosh" w:date="2025-10-22T16:06:00Z" w16du:dateUtc="2025-10-22T15:06:00Z"/>
              </w:rPr>
            </w:pPr>
            <w:ins w:id="336" w:author="Arindam Ghosh" w:date="2025-10-22T16:06:00Z" w16du:dateUtc="2025-10-22T15:06:00Z">
              <w:r w:rsidRPr="00EB60A8">
                <w:t>7</w:t>
              </w:r>
            </w:ins>
          </w:p>
        </w:tc>
        <w:tc>
          <w:tcPr>
            <w:tcW w:w="1635" w:type="dxa"/>
            <w:hideMark/>
          </w:tcPr>
          <w:p w14:paraId="7705E8A0"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37" w:author="Arindam Ghosh" w:date="2025-10-22T16:06:00Z" w16du:dateUtc="2025-10-22T15:06:00Z"/>
              </w:rPr>
            </w:pPr>
            <w:ins w:id="338" w:author="Arindam Ghosh" w:date="2025-10-22T16:06:00Z" w16du:dateUtc="2025-10-22T15:06:00Z">
              <w:r w:rsidRPr="00EB60A8">
                <w:rPr>
                  <w:b/>
                  <w:bCs/>
                </w:rPr>
                <w:t>Onboarding &amp; Training Sessions</w:t>
              </w:r>
            </w:ins>
          </w:p>
        </w:tc>
        <w:tc>
          <w:tcPr>
            <w:tcW w:w="1859" w:type="dxa"/>
            <w:hideMark/>
          </w:tcPr>
          <w:p w14:paraId="38BA476C"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39" w:author="Arindam Ghosh" w:date="2025-10-22T16:06:00Z" w16du:dateUtc="2025-10-22T15:06:00Z"/>
              </w:rPr>
            </w:pPr>
            <w:ins w:id="340" w:author="Arindam Ghosh" w:date="2025-10-22T16:06:00Z" w16du:dateUtc="2025-10-22T15:06:00Z">
              <w:r w:rsidRPr="00EB60A8">
                <w:t>End-user enablement including structured training workshops, live demos, and delivery of user manuals &amp; quick start guides.</w:t>
              </w:r>
            </w:ins>
          </w:p>
        </w:tc>
        <w:tc>
          <w:tcPr>
            <w:tcW w:w="936" w:type="dxa"/>
            <w:hideMark/>
          </w:tcPr>
          <w:p w14:paraId="5D52D977"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41" w:author="Arindam Ghosh" w:date="2025-10-22T16:06:00Z" w16du:dateUtc="2025-10-22T15:06:00Z"/>
              </w:rPr>
            </w:pPr>
            <w:ins w:id="342" w:author="Arindam Ghosh" w:date="2025-10-22T16:06:00Z" w16du:dateUtc="2025-10-22T15:06:00Z">
              <w:r w:rsidRPr="00EB60A8">
                <w:t>TCS + Jaguar TCS Racing</w:t>
              </w:r>
            </w:ins>
          </w:p>
        </w:tc>
        <w:tc>
          <w:tcPr>
            <w:tcW w:w="1190" w:type="dxa"/>
            <w:hideMark/>
          </w:tcPr>
          <w:p w14:paraId="4E6DA543"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43" w:author="Arindam Ghosh" w:date="2025-10-22T16:06:00Z" w16du:dateUtc="2025-10-22T15:06:00Z"/>
              </w:rPr>
            </w:pPr>
            <w:ins w:id="344" w:author="Arindam Ghosh" w:date="2025-10-22T16:06:00Z" w16du:dateUtc="2025-10-22T15:06:00Z">
              <w:r w:rsidRPr="00EB60A8">
                <w:t>Week 12</w:t>
              </w:r>
            </w:ins>
          </w:p>
        </w:tc>
        <w:tc>
          <w:tcPr>
            <w:tcW w:w="1458" w:type="dxa"/>
            <w:hideMark/>
          </w:tcPr>
          <w:p w14:paraId="5F69DEEB"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45" w:author="Arindam Ghosh" w:date="2025-10-22T16:06:00Z" w16du:dateUtc="2025-10-22T15:06:00Z"/>
              </w:rPr>
            </w:pPr>
            <w:ins w:id="346" w:author="Arindam Ghosh" w:date="2025-10-22T16:06:00Z" w16du:dateUtc="2025-10-22T15:06:00Z">
              <w:r w:rsidRPr="00EB60A8">
                <w:t>Training sessions + documentation</w:t>
              </w:r>
            </w:ins>
          </w:p>
        </w:tc>
        <w:tc>
          <w:tcPr>
            <w:tcW w:w="1609" w:type="dxa"/>
            <w:hideMark/>
          </w:tcPr>
          <w:p w14:paraId="7B99C691" w14:textId="77777777" w:rsidR="00EE0148" w:rsidRPr="00EB60A8" w:rsidRDefault="00EE0148" w:rsidP="005F6990">
            <w:pPr>
              <w:spacing w:after="160" w:line="259" w:lineRule="auto"/>
              <w:cnfStyle w:val="000000100000" w:firstRow="0" w:lastRow="0" w:firstColumn="0" w:lastColumn="0" w:oddVBand="0" w:evenVBand="0" w:oddHBand="1" w:evenHBand="0" w:firstRowFirstColumn="0" w:firstRowLastColumn="0" w:lastRowFirstColumn="0" w:lastRowLastColumn="0"/>
              <w:rPr>
                <w:ins w:id="347" w:author="Arindam Ghosh" w:date="2025-10-22T16:06:00Z" w16du:dateUtc="2025-10-22T15:06:00Z"/>
              </w:rPr>
            </w:pPr>
            <w:ins w:id="348" w:author="Arindam Ghosh" w:date="2025-10-22T16:06:00Z" w16du:dateUtc="2025-10-22T15:06:00Z">
              <w:r w:rsidRPr="00EB60A8">
                <w:t>Pre-onboarding dry run + documentation sign-off by Jaguar TCS Racing (W12)</w:t>
              </w:r>
            </w:ins>
          </w:p>
        </w:tc>
      </w:tr>
      <w:tr w:rsidR="00EE0148" w:rsidRPr="00EB60A8" w14:paraId="48A9A18F" w14:textId="77777777" w:rsidTr="005F6990">
        <w:trPr>
          <w:ins w:id="349" w:author="Arindam Ghosh" w:date="2025-10-22T16:06:00Z"/>
        </w:trPr>
        <w:tc>
          <w:tcPr>
            <w:cnfStyle w:val="001000000000" w:firstRow="0" w:lastRow="0" w:firstColumn="1" w:lastColumn="0" w:oddVBand="0" w:evenVBand="0" w:oddHBand="0" w:evenHBand="0" w:firstRowFirstColumn="0" w:firstRowLastColumn="0" w:lastRowFirstColumn="0" w:lastRowLastColumn="0"/>
            <w:tcW w:w="329" w:type="dxa"/>
            <w:hideMark/>
          </w:tcPr>
          <w:p w14:paraId="6B750FEE" w14:textId="77777777" w:rsidR="00EE0148" w:rsidRPr="00EB60A8" w:rsidRDefault="00EE0148" w:rsidP="005F6990">
            <w:pPr>
              <w:spacing w:after="160" w:line="259" w:lineRule="auto"/>
              <w:rPr>
                <w:ins w:id="350" w:author="Arindam Ghosh" w:date="2025-10-22T16:06:00Z" w16du:dateUtc="2025-10-22T15:06:00Z"/>
              </w:rPr>
            </w:pPr>
            <w:ins w:id="351" w:author="Arindam Ghosh" w:date="2025-10-22T16:06:00Z" w16du:dateUtc="2025-10-22T15:06:00Z">
              <w:r w:rsidRPr="00EB60A8">
                <w:t>8</w:t>
              </w:r>
            </w:ins>
          </w:p>
        </w:tc>
        <w:tc>
          <w:tcPr>
            <w:tcW w:w="1635" w:type="dxa"/>
            <w:hideMark/>
          </w:tcPr>
          <w:p w14:paraId="04F11919"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52" w:author="Arindam Ghosh" w:date="2025-10-22T16:06:00Z" w16du:dateUtc="2025-10-22T15:06:00Z"/>
              </w:rPr>
            </w:pPr>
            <w:ins w:id="353" w:author="Arindam Ghosh" w:date="2025-10-22T16:06:00Z" w16du:dateUtc="2025-10-22T15:06:00Z">
              <w:r w:rsidRPr="00EB60A8">
                <w:rPr>
                  <w:b/>
                  <w:bCs/>
                </w:rPr>
                <w:t>Post-Go-Live Support &amp; Continuous Optimization</w:t>
              </w:r>
            </w:ins>
          </w:p>
        </w:tc>
        <w:tc>
          <w:tcPr>
            <w:tcW w:w="1859" w:type="dxa"/>
            <w:hideMark/>
          </w:tcPr>
          <w:p w14:paraId="305C7C78"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54" w:author="Arindam Ghosh" w:date="2025-10-22T16:06:00Z" w16du:dateUtc="2025-10-22T15:06:00Z"/>
              </w:rPr>
            </w:pPr>
            <w:ins w:id="355" w:author="Arindam Ghosh" w:date="2025-10-22T16:06:00Z" w16du:dateUtc="2025-10-22T15:06:00Z">
              <w:r w:rsidRPr="00EB60A8">
                <w:t>Hypercare support post-launch including model tuning, performance enhancements, and retraining cycles.</w:t>
              </w:r>
            </w:ins>
          </w:p>
        </w:tc>
        <w:tc>
          <w:tcPr>
            <w:tcW w:w="936" w:type="dxa"/>
            <w:hideMark/>
          </w:tcPr>
          <w:p w14:paraId="671FDDC2"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56" w:author="Arindam Ghosh" w:date="2025-10-22T16:06:00Z" w16du:dateUtc="2025-10-22T15:06:00Z"/>
              </w:rPr>
            </w:pPr>
            <w:ins w:id="357" w:author="Arindam Ghosh" w:date="2025-10-22T16:06:00Z" w16du:dateUtc="2025-10-22T15:06:00Z">
              <w:r w:rsidRPr="00EB60A8">
                <w:t>TCS</w:t>
              </w:r>
            </w:ins>
          </w:p>
        </w:tc>
        <w:tc>
          <w:tcPr>
            <w:tcW w:w="1190" w:type="dxa"/>
            <w:hideMark/>
          </w:tcPr>
          <w:p w14:paraId="4C8B5755"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58" w:author="Arindam Ghosh" w:date="2025-10-22T16:06:00Z" w16du:dateUtc="2025-10-22T15:06:00Z"/>
              </w:rPr>
            </w:pPr>
            <w:ins w:id="359" w:author="Arindam Ghosh" w:date="2025-10-22T16:06:00Z" w16du:dateUtc="2025-10-22T15:06:00Z">
              <w:r w:rsidRPr="00EB60A8">
                <w:t>Week 1</w:t>
              </w:r>
              <w:r>
                <w:t>4</w:t>
              </w:r>
              <w:r w:rsidRPr="00EB60A8">
                <w:t xml:space="preserve"> &amp; ongoing</w:t>
              </w:r>
            </w:ins>
          </w:p>
        </w:tc>
        <w:tc>
          <w:tcPr>
            <w:tcW w:w="1458" w:type="dxa"/>
            <w:hideMark/>
          </w:tcPr>
          <w:p w14:paraId="18A23B63"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60" w:author="Arindam Ghosh" w:date="2025-10-22T16:06:00Z" w16du:dateUtc="2025-10-22T15:06:00Z"/>
              </w:rPr>
            </w:pPr>
            <w:ins w:id="361" w:author="Arindam Ghosh" w:date="2025-10-22T16:06:00Z" w16du:dateUtc="2025-10-22T15:06:00Z">
              <w:r w:rsidRPr="00EB60A8">
                <w:t>Continuous improvement roadmap</w:t>
              </w:r>
            </w:ins>
          </w:p>
        </w:tc>
        <w:tc>
          <w:tcPr>
            <w:tcW w:w="1609" w:type="dxa"/>
            <w:hideMark/>
          </w:tcPr>
          <w:p w14:paraId="22CD00D6" w14:textId="77777777" w:rsidR="00EE0148" w:rsidRPr="00EB60A8" w:rsidRDefault="00EE0148" w:rsidP="005F6990">
            <w:pPr>
              <w:spacing w:after="160" w:line="259" w:lineRule="auto"/>
              <w:cnfStyle w:val="000000000000" w:firstRow="0" w:lastRow="0" w:firstColumn="0" w:lastColumn="0" w:oddVBand="0" w:evenVBand="0" w:oddHBand="0" w:evenHBand="0" w:firstRowFirstColumn="0" w:firstRowLastColumn="0" w:lastRowFirstColumn="0" w:lastRowLastColumn="0"/>
              <w:rPr>
                <w:ins w:id="362" w:author="Arindam Ghosh" w:date="2025-10-22T16:06:00Z" w16du:dateUtc="2025-10-22T15:06:00Z"/>
              </w:rPr>
            </w:pPr>
            <w:ins w:id="363" w:author="Arindam Ghosh" w:date="2025-10-22T16:06:00Z" w16du:dateUtc="2025-10-22T15:06:00Z">
              <w:r w:rsidRPr="00EB60A8">
                <w:t>Hypercare monitoring review (</w:t>
              </w:r>
              <w:r>
                <w:t xml:space="preserve">2 </w:t>
              </w:r>
              <w:r w:rsidRPr="00EB60A8">
                <w:t>week</w:t>
              </w:r>
              <w:r>
                <w:t xml:space="preserve">s </w:t>
              </w:r>
              <w:r w:rsidRPr="00EB60A8">
                <w:t>post-launch); Quarterly joint optimization checkpoints</w:t>
              </w:r>
            </w:ins>
          </w:p>
        </w:tc>
      </w:tr>
    </w:tbl>
    <w:p w14:paraId="257C2D05" w14:textId="77777777" w:rsidR="002C1538" w:rsidRDefault="002C1538" w:rsidP="0067666E"/>
    <w:p w14:paraId="1BA20808" w14:textId="77777777" w:rsidR="002C1538" w:rsidRPr="0067666E" w:rsidRDefault="002C1538" w:rsidP="0067666E"/>
    <w:p w14:paraId="6F0BEA52" w14:textId="67B05924" w:rsidR="00D66D7C" w:rsidRPr="00D66D7C" w:rsidRDefault="00D66D7C" w:rsidP="00D66D7C">
      <w:pPr>
        <w:pStyle w:val="Heading2"/>
      </w:pPr>
      <w:r w:rsidRPr="00D66D7C">
        <w:t>System Architecture</w:t>
      </w:r>
      <w:r>
        <w:t>:</w:t>
      </w:r>
    </w:p>
    <w:p w14:paraId="3729483F" w14:textId="77777777" w:rsidR="00D66D7C" w:rsidRPr="00E4307C" w:rsidRDefault="00D66D7C" w:rsidP="00D66D7C">
      <w:pPr>
        <w:numPr>
          <w:ilvl w:val="0"/>
          <w:numId w:val="13"/>
        </w:numPr>
        <w:rPr>
          <w:lang w:val="es-ES"/>
        </w:rPr>
      </w:pPr>
      <w:r w:rsidRPr="00E4307C">
        <w:rPr>
          <w:b/>
          <w:bCs/>
          <w:lang w:val="es-ES"/>
        </w:rPr>
        <w:t>Input Layer</w:t>
      </w:r>
      <w:r w:rsidRPr="00E4307C">
        <w:rPr>
          <w:lang w:val="es-ES"/>
        </w:rPr>
        <w:t>: Media ingestion (photos, videos, audio).</w:t>
      </w:r>
    </w:p>
    <w:p w14:paraId="45C5677D" w14:textId="77777777" w:rsidR="00D66D7C" w:rsidRPr="00D66D7C" w:rsidRDefault="00D66D7C" w:rsidP="00D66D7C">
      <w:pPr>
        <w:numPr>
          <w:ilvl w:val="0"/>
          <w:numId w:val="13"/>
        </w:numPr>
      </w:pPr>
      <w:r w:rsidRPr="00D66D7C">
        <w:rPr>
          <w:b/>
          <w:bCs/>
        </w:rPr>
        <w:t>AI Core Layer</w:t>
      </w:r>
      <w:r w:rsidRPr="00D66D7C">
        <w:t>: Clustering, sponsor/logo detection, emotion analysis, captioning, asset scoring.</w:t>
      </w:r>
    </w:p>
    <w:p w14:paraId="411FEEA4" w14:textId="77777777" w:rsidR="00D66D7C" w:rsidRPr="00D66D7C" w:rsidRDefault="00D66D7C" w:rsidP="00D66D7C">
      <w:pPr>
        <w:numPr>
          <w:ilvl w:val="0"/>
          <w:numId w:val="13"/>
        </w:numPr>
      </w:pPr>
      <w:r w:rsidRPr="00D66D7C">
        <w:rPr>
          <w:b/>
          <w:bCs/>
        </w:rPr>
        <w:t>Output Layer</w:t>
      </w:r>
      <w:r w:rsidRPr="00D66D7C">
        <w:t>: Dashboard for review/approval and API integrations with SharePoint/Imagen.</w:t>
      </w:r>
    </w:p>
    <w:p w14:paraId="0112E751" w14:textId="77777777" w:rsidR="00D66D7C" w:rsidRPr="00D66D7C" w:rsidRDefault="00D66D7C" w:rsidP="00D66D7C">
      <w:pPr>
        <w:numPr>
          <w:ilvl w:val="0"/>
          <w:numId w:val="13"/>
        </w:numPr>
      </w:pPr>
      <w:r w:rsidRPr="00D66D7C">
        <w:rPr>
          <w:b/>
          <w:bCs/>
        </w:rPr>
        <w:t>Monitoring Layer</w:t>
      </w:r>
      <w:r w:rsidRPr="00D66D7C">
        <w:t>: Analytics dashboard for performance benchmarking.</w:t>
      </w:r>
    </w:p>
    <w:p w14:paraId="4D40CAD1" w14:textId="7BB7E931" w:rsidR="00D66D7C" w:rsidRDefault="00D66D7C" w:rsidP="00D66D7C"/>
    <w:p w14:paraId="393F11DA" w14:textId="77777777" w:rsidR="00D66D7C" w:rsidRDefault="00D66D7C" w:rsidP="00D66D7C"/>
    <w:p w14:paraId="49B19D33" w14:textId="416F58D9" w:rsidR="00D66D7C" w:rsidRPr="00D66D7C" w:rsidRDefault="00D66D7C" w:rsidP="00D66D7C">
      <w:pPr>
        <w:pStyle w:val="Heading2"/>
      </w:pPr>
      <w:r w:rsidRPr="00D66D7C">
        <w:t xml:space="preserve">Project Development Phases &amp; </w:t>
      </w:r>
      <w:commentRangeStart w:id="364"/>
      <w:commentRangeStart w:id="365"/>
      <w:r w:rsidRPr="00D66D7C">
        <w:t>Timelines</w:t>
      </w:r>
      <w:commentRangeEnd w:id="364"/>
      <w:r w:rsidR="009B50FF">
        <w:rPr>
          <w:rStyle w:val="CommentReference"/>
          <w:rFonts w:asciiTheme="minorHAnsi" w:eastAsiaTheme="minorHAnsi" w:hAnsiTheme="minorHAnsi" w:cstheme="minorBidi"/>
          <w:color w:val="auto"/>
        </w:rPr>
        <w:commentReference w:id="364"/>
      </w:r>
      <w:commentRangeEnd w:id="365"/>
      <w:r w:rsidR="00AE512D">
        <w:rPr>
          <w:rStyle w:val="CommentReference"/>
          <w:rFonts w:asciiTheme="minorHAnsi" w:eastAsiaTheme="minorHAnsi" w:hAnsiTheme="minorHAnsi" w:cstheme="minorBidi"/>
          <w:color w:val="auto"/>
        </w:rPr>
        <w:commentReference w:id="365"/>
      </w:r>
      <w:r>
        <w:t xml:space="preserve">: </w:t>
      </w:r>
    </w:p>
    <w:p w14:paraId="3DE89AB3" w14:textId="4B116355" w:rsidR="00D66D7C" w:rsidRPr="00D66D7C" w:rsidRDefault="00D66D7C" w:rsidP="00D66D7C">
      <w:pPr>
        <w:rPr>
          <w:b/>
          <w:bCs/>
        </w:rPr>
      </w:pPr>
      <w:r w:rsidRPr="00D66D7C">
        <w:rPr>
          <w:b/>
          <w:bCs/>
        </w:rPr>
        <w:t>Phase 1: Discovery &amp; Input Stream Setup (Weeks 1)</w:t>
      </w:r>
    </w:p>
    <w:p w14:paraId="1F839175" w14:textId="77777777" w:rsidR="00D66D7C" w:rsidRPr="00D66D7C" w:rsidRDefault="00D66D7C" w:rsidP="00D66D7C">
      <w:pPr>
        <w:numPr>
          <w:ilvl w:val="0"/>
          <w:numId w:val="14"/>
        </w:numPr>
      </w:pPr>
      <w:r w:rsidRPr="00D66D7C">
        <w:t>Define ingestion sources (broadcast, on-ground media, social).</w:t>
      </w:r>
    </w:p>
    <w:p w14:paraId="156FF379" w14:textId="77777777" w:rsidR="00D66D7C" w:rsidRPr="00D66D7C" w:rsidRDefault="00D66D7C" w:rsidP="00D66D7C">
      <w:pPr>
        <w:numPr>
          <w:ilvl w:val="0"/>
          <w:numId w:val="14"/>
        </w:numPr>
      </w:pPr>
      <w:r w:rsidRPr="00D66D7C">
        <w:t>Build sponsor dataset &amp; campaign metadata repository.</w:t>
      </w:r>
    </w:p>
    <w:p w14:paraId="02DC24C1" w14:textId="77777777" w:rsidR="00D66D7C" w:rsidRPr="00D66D7C" w:rsidRDefault="00D66D7C" w:rsidP="00D66D7C">
      <w:pPr>
        <w:numPr>
          <w:ilvl w:val="0"/>
          <w:numId w:val="14"/>
        </w:numPr>
      </w:pPr>
      <w:r w:rsidRPr="00D66D7C">
        <w:t>Confirm storage and DAM integration requirements.</w:t>
      </w:r>
    </w:p>
    <w:p w14:paraId="527AB1A4" w14:textId="64062569" w:rsidR="00D66D7C" w:rsidRPr="00D66D7C" w:rsidRDefault="00D66D7C" w:rsidP="00D66D7C">
      <w:pPr>
        <w:rPr>
          <w:b/>
          <w:bCs/>
        </w:rPr>
      </w:pPr>
      <w:r w:rsidRPr="00D66D7C">
        <w:rPr>
          <w:b/>
          <w:bCs/>
        </w:rPr>
        <w:t xml:space="preserve">Phase 2: Media Processing AI Layer (Weeks </w:t>
      </w:r>
      <w:r w:rsidR="00BD49FA">
        <w:rPr>
          <w:b/>
          <w:bCs/>
        </w:rPr>
        <w:t>2</w:t>
      </w:r>
      <w:r w:rsidR="00A45CC4">
        <w:rPr>
          <w:b/>
          <w:bCs/>
        </w:rPr>
        <w:t>-</w:t>
      </w:r>
      <w:r w:rsidR="00BD49FA">
        <w:rPr>
          <w:b/>
          <w:bCs/>
        </w:rPr>
        <w:t>3</w:t>
      </w:r>
      <w:r w:rsidRPr="00D66D7C">
        <w:rPr>
          <w:b/>
          <w:bCs/>
        </w:rPr>
        <w:t>)</w:t>
      </w:r>
    </w:p>
    <w:p w14:paraId="47FDBCE4" w14:textId="77777777" w:rsidR="00D66D7C" w:rsidRPr="00D66D7C" w:rsidRDefault="00D66D7C" w:rsidP="00D66D7C">
      <w:pPr>
        <w:numPr>
          <w:ilvl w:val="0"/>
          <w:numId w:val="15"/>
        </w:numPr>
      </w:pPr>
      <w:r w:rsidRPr="00D66D7C">
        <w:lastRenderedPageBreak/>
        <w:t>Develop clustering using embeddings.</w:t>
      </w:r>
    </w:p>
    <w:p w14:paraId="6C445F47" w14:textId="77777777" w:rsidR="00D66D7C" w:rsidRPr="00E4307C" w:rsidRDefault="00D66D7C" w:rsidP="00D66D7C">
      <w:pPr>
        <w:numPr>
          <w:ilvl w:val="0"/>
          <w:numId w:val="15"/>
        </w:numPr>
        <w:rPr>
          <w:lang w:val="fr-FR"/>
        </w:rPr>
      </w:pPr>
      <w:r w:rsidRPr="00E4307C">
        <w:rPr>
          <w:lang w:val="fr-FR"/>
        </w:rPr>
        <w:t>Train &amp; fine-tune emotion detection models.</w:t>
      </w:r>
    </w:p>
    <w:p w14:paraId="16080894" w14:textId="77777777" w:rsidR="00D66D7C" w:rsidRPr="00D66D7C" w:rsidRDefault="00D66D7C" w:rsidP="00D66D7C">
      <w:pPr>
        <w:numPr>
          <w:ilvl w:val="0"/>
          <w:numId w:val="15"/>
        </w:numPr>
      </w:pPr>
      <w:r w:rsidRPr="00D66D7C">
        <w:t>Create sponsor/logo detection classifiers.</w:t>
      </w:r>
    </w:p>
    <w:p w14:paraId="4D3DCAE4" w14:textId="77777777" w:rsidR="00D66D7C" w:rsidRPr="00D66D7C" w:rsidRDefault="00D66D7C" w:rsidP="00D66D7C">
      <w:pPr>
        <w:numPr>
          <w:ilvl w:val="0"/>
          <w:numId w:val="15"/>
        </w:numPr>
      </w:pPr>
      <w:r w:rsidRPr="00D66D7C">
        <w:t>Integrate Whisper/NLP for quote extraction &amp; sentiment tagging.</w:t>
      </w:r>
    </w:p>
    <w:p w14:paraId="569D5E59" w14:textId="6B5B27C0" w:rsidR="00D66D7C" w:rsidRPr="00D66D7C" w:rsidRDefault="00D66D7C" w:rsidP="00D66D7C">
      <w:pPr>
        <w:rPr>
          <w:b/>
          <w:bCs/>
        </w:rPr>
      </w:pPr>
      <w:r w:rsidRPr="00D66D7C">
        <w:rPr>
          <w:b/>
          <w:bCs/>
        </w:rPr>
        <w:t xml:space="preserve">Phase 3: Asset Scoring &amp; Ranking (Weeks </w:t>
      </w:r>
      <w:r w:rsidR="003E76A1">
        <w:rPr>
          <w:b/>
          <w:bCs/>
        </w:rPr>
        <w:t>3</w:t>
      </w:r>
      <w:r w:rsidRPr="00D66D7C">
        <w:rPr>
          <w:b/>
          <w:bCs/>
        </w:rPr>
        <w:t>–</w:t>
      </w:r>
      <w:r w:rsidR="003E76A1">
        <w:rPr>
          <w:b/>
          <w:bCs/>
        </w:rPr>
        <w:t>5</w:t>
      </w:r>
      <w:r w:rsidRPr="00D66D7C">
        <w:rPr>
          <w:b/>
          <w:bCs/>
        </w:rPr>
        <w:t>)</w:t>
      </w:r>
    </w:p>
    <w:p w14:paraId="6E396E25" w14:textId="77777777" w:rsidR="00D66D7C" w:rsidRPr="00D66D7C" w:rsidRDefault="00D66D7C" w:rsidP="00D66D7C">
      <w:pPr>
        <w:numPr>
          <w:ilvl w:val="0"/>
          <w:numId w:val="16"/>
        </w:numPr>
      </w:pPr>
      <w:r w:rsidRPr="00D66D7C">
        <w:t>Implement scoring logic (sponsor visibility, emotion, lighting, context).</w:t>
      </w:r>
    </w:p>
    <w:p w14:paraId="2C437E46" w14:textId="77777777" w:rsidR="00D66D7C" w:rsidRPr="00D66D7C" w:rsidRDefault="00D66D7C" w:rsidP="00D66D7C">
      <w:pPr>
        <w:numPr>
          <w:ilvl w:val="0"/>
          <w:numId w:val="16"/>
        </w:numPr>
      </w:pPr>
      <w:r w:rsidRPr="00D66D7C">
        <w:t>Normalize &amp; rank assets for priority selection.</w:t>
      </w:r>
    </w:p>
    <w:p w14:paraId="34500E95" w14:textId="03FF4919" w:rsidR="00D66D7C" w:rsidRPr="00D66D7C" w:rsidRDefault="00D66D7C" w:rsidP="00D66D7C">
      <w:pPr>
        <w:rPr>
          <w:b/>
          <w:bCs/>
        </w:rPr>
      </w:pPr>
      <w:r w:rsidRPr="00D66D7C">
        <w:rPr>
          <w:b/>
          <w:bCs/>
        </w:rPr>
        <w:t xml:space="preserve">Phase 4: GenAI Copywriting Layer (Weeks </w:t>
      </w:r>
      <w:r w:rsidR="003E76A1">
        <w:rPr>
          <w:b/>
          <w:bCs/>
        </w:rPr>
        <w:t>5</w:t>
      </w:r>
      <w:r w:rsidRPr="00D66D7C">
        <w:rPr>
          <w:b/>
          <w:bCs/>
        </w:rPr>
        <w:t>–</w:t>
      </w:r>
      <w:r w:rsidR="003E76A1">
        <w:rPr>
          <w:b/>
          <w:bCs/>
        </w:rPr>
        <w:t>6</w:t>
      </w:r>
      <w:r w:rsidRPr="00D66D7C">
        <w:rPr>
          <w:b/>
          <w:bCs/>
        </w:rPr>
        <w:t>)</w:t>
      </w:r>
    </w:p>
    <w:p w14:paraId="7E4C4B15" w14:textId="77777777" w:rsidR="00D66D7C" w:rsidRPr="00D66D7C" w:rsidRDefault="00D66D7C" w:rsidP="00D66D7C">
      <w:pPr>
        <w:numPr>
          <w:ilvl w:val="0"/>
          <w:numId w:val="17"/>
        </w:numPr>
      </w:pPr>
      <w:r w:rsidRPr="00D66D7C">
        <w:t>Integrate GPT-based captioning &amp; summarization.</w:t>
      </w:r>
    </w:p>
    <w:p w14:paraId="4FE9667B" w14:textId="77777777" w:rsidR="00D66D7C" w:rsidRPr="00D66D7C" w:rsidRDefault="00D66D7C" w:rsidP="00D66D7C">
      <w:pPr>
        <w:numPr>
          <w:ilvl w:val="0"/>
          <w:numId w:val="17"/>
        </w:numPr>
      </w:pPr>
      <w:r w:rsidRPr="00D66D7C">
        <w:t>Customize outputs by tone, audience, and sponsor requirements.</w:t>
      </w:r>
    </w:p>
    <w:p w14:paraId="480D4E48" w14:textId="77777777" w:rsidR="00D66D7C" w:rsidRPr="00D66D7C" w:rsidRDefault="00D66D7C" w:rsidP="00D66D7C">
      <w:pPr>
        <w:numPr>
          <w:ilvl w:val="0"/>
          <w:numId w:val="17"/>
        </w:numPr>
      </w:pPr>
      <w:r w:rsidRPr="00D66D7C">
        <w:t>Add alt text generation for accessibility.</w:t>
      </w:r>
    </w:p>
    <w:p w14:paraId="4180F294" w14:textId="2CD1BD90" w:rsidR="00D66D7C" w:rsidRPr="00D66D7C" w:rsidRDefault="00D66D7C" w:rsidP="00D66D7C">
      <w:pPr>
        <w:rPr>
          <w:b/>
          <w:bCs/>
        </w:rPr>
      </w:pPr>
      <w:r w:rsidRPr="00D66D7C">
        <w:rPr>
          <w:b/>
          <w:bCs/>
        </w:rPr>
        <w:t xml:space="preserve">Phase 5: Integration with Publishing Tools (Weeks </w:t>
      </w:r>
      <w:r w:rsidR="003E76A1">
        <w:rPr>
          <w:b/>
          <w:bCs/>
        </w:rPr>
        <w:t>6-7</w:t>
      </w:r>
      <w:r w:rsidRPr="00D66D7C">
        <w:rPr>
          <w:b/>
          <w:bCs/>
        </w:rPr>
        <w:t>)</w:t>
      </w:r>
    </w:p>
    <w:p w14:paraId="0AE6EA1E" w14:textId="77777777" w:rsidR="00D66D7C" w:rsidRPr="00D66D7C" w:rsidRDefault="00D66D7C" w:rsidP="00D66D7C">
      <w:pPr>
        <w:numPr>
          <w:ilvl w:val="0"/>
          <w:numId w:val="18"/>
        </w:numPr>
      </w:pPr>
      <w:r w:rsidRPr="00D66D7C">
        <w:t>Build APIs for SharePoint/Imagen metadata tagging &amp; publishing.</w:t>
      </w:r>
    </w:p>
    <w:p w14:paraId="57B025E9" w14:textId="77777777" w:rsidR="00D66D7C" w:rsidRPr="00D66D7C" w:rsidRDefault="00D66D7C" w:rsidP="00D66D7C">
      <w:pPr>
        <w:numPr>
          <w:ilvl w:val="0"/>
          <w:numId w:val="18"/>
        </w:numPr>
      </w:pPr>
      <w:r w:rsidRPr="00D66D7C">
        <w:t>Enable filtering by sponsor, race, priority, and channel.</w:t>
      </w:r>
    </w:p>
    <w:p w14:paraId="1BAB5182" w14:textId="41EC2CF2" w:rsidR="00D66D7C" w:rsidRPr="00D66D7C" w:rsidRDefault="00D66D7C" w:rsidP="00D66D7C">
      <w:pPr>
        <w:rPr>
          <w:b/>
          <w:bCs/>
        </w:rPr>
      </w:pPr>
      <w:r w:rsidRPr="00D66D7C">
        <w:rPr>
          <w:b/>
          <w:bCs/>
        </w:rPr>
        <w:t xml:space="preserve">Phase 6: UI Console Development (Weeks </w:t>
      </w:r>
      <w:r w:rsidR="003E76A1">
        <w:rPr>
          <w:b/>
          <w:bCs/>
        </w:rPr>
        <w:t>7-8</w:t>
      </w:r>
      <w:r w:rsidRPr="00D66D7C">
        <w:rPr>
          <w:b/>
          <w:bCs/>
        </w:rPr>
        <w:t>)</w:t>
      </w:r>
    </w:p>
    <w:p w14:paraId="1662B75B" w14:textId="77777777" w:rsidR="00D66D7C" w:rsidRPr="00D66D7C" w:rsidRDefault="00D66D7C" w:rsidP="00D66D7C">
      <w:pPr>
        <w:numPr>
          <w:ilvl w:val="0"/>
          <w:numId w:val="19"/>
        </w:numPr>
      </w:pPr>
      <w:r w:rsidRPr="00D66D7C">
        <w:t>Develop reviewer/approver dashboard.</w:t>
      </w:r>
    </w:p>
    <w:p w14:paraId="6420CA57" w14:textId="77777777" w:rsidR="00D66D7C" w:rsidRPr="00D66D7C" w:rsidRDefault="00D66D7C" w:rsidP="00D66D7C">
      <w:pPr>
        <w:numPr>
          <w:ilvl w:val="0"/>
          <w:numId w:val="19"/>
        </w:numPr>
      </w:pPr>
      <w:r w:rsidRPr="00D66D7C">
        <w:t>Provide asset preview, filters, and GenAI caption regeneration.</w:t>
      </w:r>
    </w:p>
    <w:p w14:paraId="58FF52DB" w14:textId="77777777" w:rsidR="00D66D7C" w:rsidRPr="00D66D7C" w:rsidRDefault="00D66D7C" w:rsidP="00D66D7C">
      <w:pPr>
        <w:numPr>
          <w:ilvl w:val="0"/>
          <w:numId w:val="19"/>
        </w:numPr>
      </w:pPr>
      <w:r w:rsidRPr="00D66D7C">
        <w:t>Role-based access &amp; workflow approvals.</w:t>
      </w:r>
    </w:p>
    <w:p w14:paraId="561A80F0" w14:textId="6590AA5A" w:rsidR="00D66D7C" w:rsidRPr="00D66D7C" w:rsidRDefault="00D66D7C" w:rsidP="00D66D7C">
      <w:pPr>
        <w:rPr>
          <w:b/>
          <w:bCs/>
        </w:rPr>
      </w:pPr>
      <w:r w:rsidRPr="00D66D7C">
        <w:rPr>
          <w:b/>
          <w:bCs/>
        </w:rPr>
        <w:t>Phase 7: Testing &amp; QA (Weeks</w:t>
      </w:r>
      <w:r w:rsidR="003E76A1">
        <w:rPr>
          <w:b/>
          <w:bCs/>
        </w:rPr>
        <w:t xml:space="preserve"> 8-10</w:t>
      </w:r>
      <w:r w:rsidRPr="00D66D7C">
        <w:rPr>
          <w:b/>
          <w:bCs/>
        </w:rPr>
        <w:t>)</w:t>
      </w:r>
    </w:p>
    <w:p w14:paraId="51D147CF" w14:textId="77777777" w:rsidR="00D66D7C" w:rsidRPr="00D66D7C" w:rsidRDefault="00D66D7C" w:rsidP="00D66D7C">
      <w:pPr>
        <w:numPr>
          <w:ilvl w:val="0"/>
          <w:numId w:val="20"/>
        </w:numPr>
      </w:pPr>
      <w:r w:rsidRPr="00D66D7C">
        <w:t>Unit &amp; integration testing across all modules.</w:t>
      </w:r>
    </w:p>
    <w:p w14:paraId="64BCBB1F" w14:textId="77777777" w:rsidR="00D66D7C" w:rsidRPr="00D66D7C" w:rsidRDefault="00D66D7C" w:rsidP="00D66D7C">
      <w:pPr>
        <w:numPr>
          <w:ilvl w:val="0"/>
          <w:numId w:val="20"/>
        </w:numPr>
      </w:pPr>
      <w:r w:rsidRPr="00D66D7C">
        <w:t>Validate GenAI content (quality, tone, sponsor compliance).</w:t>
      </w:r>
    </w:p>
    <w:p w14:paraId="376375D2" w14:textId="77777777" w:rsidR="00D66D7C" w:rsidRPr="00D66D7C" w:rsidRDefault="00D66D7C" w:rsidP="00D66D7C">
      <w:pPr>
        <w:numPr>
          <w:ilvl w:val="0"/>
          <w:numId w:val="20"/>
        </w:numPr>
      </w:pPr>
      <w:r w:rsidRPr="00D66D7C">
        <w:t>Security, privacy, and performance testing.</w:t>
      </w:r>
    </w:p>
    <w:p w14:paraId="7DABBFCB" w14:textId="0FB83062" w:rsidR="00D66D7C" w:rsidRPr="00D66D7C" w:rsidRDefault="00D66D7C" w:rsidP="00D66D7C">
      <w:pPr>
        <w:rPr>
          <w:b/>
          <w:bCs/>
        </w:rPr>
      </w:pPr>
      <w:r w:rsidRPr="00D66D7C">
        <w:rPr>
          <w:b/>
          <w:bCs/>
        </w:rPr>
        <w:t>Phase 8: Deployment &amp; Monitoring (Weeks 1</w:t>
      </w:r>
      <w:r w:rsidR="003E76A1">
        <w:rPr>
          <w:b/>
          <w:bCs/>
        </w:rPr>
        <w:t>0</w:t>
      </w:r>
      <w:r w:rsidRPr="00D66D7C">
        <w:rPr>
          <w:b/>
          <w:bCs/>
        </w:rPr>
        <w:t>–</w:t>
      </w:r>
      <w:r w:rsidR="003E76A1">
        <w:rPr>
          <w:b/>
          <w:bCs/>
        </w:rPr>
        <w:t>12</w:t>
      </w:r>
      <w:r w:rsidRPr="00D66D7C">
        <w:rPr>
          <w:b/>
          <w:bCs/>
        </w:rPr>
        <w:t>)</w:t>
      </w:r>
    </w:p>
    <w:p w14:paraId="40E9CC07" w14:textId="537FADDF" w:rsidR="00D66D7C" w:rsidRPr="00D66D7C" w:rsidRDefault="00D66D7C" w:rsidP="00D66D7C">
      <w:pPr>
        <w:numPr>
          <w:ilvl w:val="0"/>
          <w:numId w:val="21"/>
        </w:numPr>
      </w:pPr>
      <w:r w:rsidRPr="00D66D7C">
        <w:t>Containerize with Docker</w:t>
      </w:r>
      <w:r w:rsidR="005A0EB8">
        <w:t xml:space="preserve"> (If required)</w:t>
      </w:r>
    </w:p>
    <w:p w14:paraId="6444F6FE" w14:textId="50B1D5E6" w:rsidR="00D66D7C" w:rsidRPr="00D66D7C" w:rsidRDefault="00D66D7C" w:rsidP="00D66D7C">
      <w:pPr>
        <w:numPr>
          <w:ilvl w:val="0"/>
          <w:numId w:val="21"/>
        </w:numPr>
      </w:pPr>
      <w:r w:rsidRPr="00D66D7C">
        <w:t>Deploy on Azure</w:t>
      </w:r>
      <w:r w:rsidR="00406FE7">
        <w:t xml:space="preserve"> or e</w:t>
      </w:r>
      <w:r w:rsidR="00571543">
        <w:t>quivalent Cloud infra</w:t>
      </w:r>
      <w:r w:rsidRPr="00D66D7C">
        <w:t xml:space="preserve"> with Monitor &amp; CI/CD pipelines.</w:t>
      </w:r>
    </w:p>
    <w:p w14:paraId="44C44EEE" w14:textId="77777777" w:rsidR="00D66D7C" w:rsidRPr="00D66D7C" w:rsidRDefault="00D66D7C" w:rsidP="00D66D7C">
      <w:pPr>
        <w:numPr>
          <w:ilvl w:val="0"/>
          <w:numId w:val="21"/>
        </w:numPr>
      </w:pPr>
      <w:r w:rsidRPr="00D66D7C">
        <w:t>Build analytics dashboard for benchmarking media effectiveness.</w:t>
      </w:r>
    </w:p>
    <w:p w14:paraId="3A14E670" w14:textId="77777777" w:rsidR="00D66D7C" w:rsidRPr="00D66D7C" w:rsidRDefault="00D66D7C" w:rsidP="00D66D7C">
      <w:pPr>
        <w:numPr>
          <w:ilvl w:val="0"/>
          <w:numId w:val="21"/>
        </w:numPr>
      </w:pPr>
      <w:r>
        <w:t>Implement ongoing monitoring &amp; retraining pipeline for AI models.</w:t>
      </w:r>
    </w:p>
    <w:p w14:paraId="12049B08" w14:textId="2B25D72A" w:rsidR="1D2B6B6C" w:rsidRDefault="1D2B6B6C" w:rsidP="1D2B6B6C">
      <w:pPr>
        <w:ind w:left="720"/>
      </w:pPr>
    </w:p>
    <w:p w14:paraId="4F257D26" w14:textId="33B8D363" w:rsidR="22AF3D74" w:rsidRDefault="22AF3D74" w:rsidP="1D2B6B6C">
      <w:pPr>
        <w:jc w:val="center"/>
      </w:pPr>
      <w:r>
        <w:rPr>
          <w:noProof/>
        </w:rPr>
        <w:lastRenderedPageBreak/>
        <w:drawing>
          <wp:inline distT="0" distB="0" distL="0" distR="0" wp14:anchorId="3D44A1B5" wp14:editId="5CAA856F">
            <wp:extent cx="4841638" cy="4841638"/>
            <wp:effectExtent l="12700" t="12700" r="12700" b="12700"/>
            <wp:docPr id="1952903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03092" name=""/>
                    <pic:cNvPicPr/>
                  </pic:nvPicPr>
                  <pic:blipFill>
                    <a:blip r:embed="rId12">
                      <a:extLst>
                        <a:ext uri="{28A0092B-C50C-407E-A947-70E740481C1C}">
                          <a14:useLocalDpi xmlns:a14="http://schemas.microsoft.com/office/drawing/2010/main"/>
                        </a:ext>
                      </a:extLst>
                    </a:blip>
                    <a:stretch>
                      <a:fillRect/>
                    </a:stretch>
                  </pic:blipFill>
                  <pic:spPr>
                    <a:xfrm>
                      <a:off x="0" y="0"/>
                      <a:ext cx="4841638" cy="4841638"/>
                    </a:xfrm>
                    <a:prstGeom prst="rect">
                      <a:avLst/>
                    </a:prstGeom>
                    <a:ln w="12700">
                      <a:solidFill>
                        <a:schemeClr val="tx1"/>
                      </a:solidFill>
                      <a:prstDash val="solid"/>
                    </a:ln>
                  </pic:spPr>
                </pic:pic>
              </a:graphicData>
            </a:graphic>
          </wp:inline>
        </w:drawing>
      </w:r>
    </w:p>
    <w:p w14:paraId="30CD0DF2" w14:textId="49123132" w:rsidR="22AF3D74" w:rsidRDefault="22AF3D74" w:rsidP="1D2B6B6C">
      <w:pPr>
        <w:jc w:val="center"/>
      </w:pPr>
      <w:r w:rsidRPr="1D2B6B6C">
        <w:rPr>
          <w:i/>
          <w:iCs/>
        </w:rPr>
        <w:t>Wireframe Diagram of AI-ML / Gen AI Powered Post-Race Media Optimiser</w:t>
      </w:r>
    </w:p>
    <w:p w14:paraId="6E08CDBA" w14:textId="77777777" w:rsidR="00797872" w:rsidRDefault="00797872" w:rsidP="1D2B6B6C">
      <w:pPr>
        <w:jc w:val="center"/>
      </w:pPr>
    </w:p>
    <w:p w14:paraId="615C95E1" w14:textId="77777777" w:rsidR="00797872" w:rsidRPr="00797872" w:rsidRDefault="00797872" w:rsidP="1D2B6B6C">
      <w:pPr>
        <w:jc w:val="center"/>
      </w:pPr>
    </w:p>
    <w:p w14:paraId="7E60CE9D" w14:textId="57F70167" w:rsidR="00D66D7C" w:rsidRPr="00D66D7C" w:rsidRDefault="00D66D7C" w:rsidP="00D66D7C">
      <w:pPr>
        <w:pStyle w:val="Heading2"/>
      </w:pPr>
      <w:r w:rsidRPr="00D66D7C">
        <w:t>Indicative Timeline (</w:t>
      </w:r>
      <w:r>
        <w:t>12</w:t>
      </w:r>
      <w:r w:rsidRPr="00D66D7C">
        <w:t xml:space="preserve"> Weeks / ~</w:t>
      </w:r>
      <w:r>
        <w:t>3</w:t>
      </w:r>
      <w:r w:rsidRPr="00D66D7C">
        <w:t xml:space="preserve"> Months)</w:t>
      </w:r>
      <w:r>
        <w:t>:</w:t>
      </w:r>
    </w:p>
    <w:p w14:paraId="62E367F3" w14:textId="72BD4073" w:rsidR="00D66D7C" w:rsidRPr="00D66D7C" w:rsidRDefault="00D66D7C" w:rsidP="00D66D7C">
      <w:pPr>
        <w:numPr>
          <w:ilvl w:val="0"/>
          <w:numId w:val="22"/>
        </w:numPr>
      </w:pPr>
      <w:r w:rsidRPr="00D66D7C">
        <w:rPr>
          <w:b/>
          <w:bCs/>
        </w:rPr>
        <w:t>Month 1</w:t>
      </w:r>
      <w:r w:rsidRPr="00D66D7C">
        <w:t>: Discovery + Media AI Layer kick-off</w:t>
      </w:r>
      <w:r w:rsidR="00783F72">
        <w:t xml:space="preserve"> + </w:t>
      </w:r>
      <w:r w:rsidR="00783F72" w:rsidRPr="00D66D7C">
        <w:t>Sponsor/logo detection, clustering, NLP integration</w:t>
      </w:r>
      <w:r w:rsidR="00783F72">
        <w:t xml:space="preserve">. </w:t>
      </w:r>
    </w:p>
    <w:p w14:paraId="4917CC7D" w14:textId="4791CA11" w:rsidR="00D66D7C" w:rsidRPr="00D66D7C" w:rsidRDefault="00D66D7C" w:rsidP="00D66D7C">
      <w:pPr>
        <w:numPr>
          <w:ilvl w:val="0"/>
          <w:numId w:val="22"/>
        </w:numPr>
      </w:pPr>
      <w:r w:rsidRPr="00D66D7C">
        <w:rPr>
          <w:b/>
          <w:bCs/>
        </w:rPr>
        <w:t xml:space="preserve">Month </w:t>
      </w:r>
      <w:r w:rsidR="00AD479A">
        <w:rPr>
          <w:b/>
          <w:bCs/>
        </w:rPr>
        <w:t>2</w:t>
      </w:r>
      <w:r w:rsidRPr="00D66D7C">
        <w:t xml:space="preserve">: </w:t>
      </w:r>
      <w:r w:rsidR="00920C3E" w:rsidRPr="00D66D7C">
        <w:t>Scoring,</w:t>
      </w:r>
      <w:r w:rsidR="00136564">
        <w:t xml:space="preserve"> Ranking,</w:t>
      </w:r>
      <w:r w:rsidR="00920C3E" w:rsidRPr="00D66D7C">
        <w:t xml:space="preserve"> GenAI copywriting.</w:t>
      </w:r>
    </w:p>
    <w:p w14:paraId="4EEA5691" w14:textId="72A9BDF1" w:rsidR="00D66D7C" w:rsidRPr="00D66D7C" w:rsidRDefault="00D66D7C" w:rsidP="00D66D7C">
      <w:pPr>
        <w:numPr>
          <w:ilvl w:val="0"/>
          <w:numId w:val="22"/>
        </w:numPr>
      </w:pPr>
      <w:r w:rsidRPr="00D66D7C">
        <w:rPr>
          <w:b/>
          <w:bCs/>
        </w:rPr>
        <w:t xml:space="preserve">Month </w:t>
      </w:r>
      <w:r w:rsidR="00AD479A">
        <w:rPr>
          <w:b/>
          <w:bCs/>
        </w:rPr>
        <w:t>2-3</w:t>
      </w:r>
      <w:r w:rsidR="00AD479A" w:rsidRPr="00AD479A">
        <w:t>:</w:t>
      </w:r>
      <w:r w:rsidRPr="00D66D7C">
        <w:t xml:space="preserve"> Publishing integrations + UI console.</w:t>
      </w:r>
    </w:p>
    <w:p w14:paraId="0F07E6AC" w14:textId="724FA339" w:rsidR="00D66D7C" w:rsidRPr="00D66D7C" w:rsidRDefault="00D66D7C" w:rsidP="00D66D7C">
      <w:pPr>
        <w:numPr>
          <w:ilvl w:val="0"/>
          <w:numId w:val="22"/>
        </w:numPr>
      </w:pPr>
      <w:r w:rsidRPr="00D66D7C">
        <w:rPr>
          <w:b/>
          <w:bCs/>
        </w:rPr>
        <w:t xml:space="preserve">Month </w:t>
      </w:r>
      <w:r w:rsidR="00920C3E">
        <w:rPr>
          <w:b/>
          <w:bCs/>
        </w:rPr>
        <w:t>3</w:t>
      </w:r>
      <w:r w:rsidRPr="00D66D7C">
        <w:t>: Testing, deployment, monitoring.</w:t>
      </w:r>
    </w:p>
    <w:p w14:paraId="7442F2BE" w14:textId="77777777" w:rsidR="007349C7" w:rsidRDefault="007349C7"/>
    <w:p w14:paraId="2ABA8C7D" w14:textId="77777777" w:rsidR="006E7B89" w:rsidRDefault="006E7B89"/>
    <w:p w14:paraId="5ADE4B55" w14:textId="77777777" w:rsidR="006E7B89" w:rsidRDefault="006E7B89"/>
    <w:p w14:paraId="2CA80E1C" w14:textId="77777777" w:rsidR="006E7B89" w:rsidRDefault="006E7B89"/>
    <w:p w14:paraId="09B1DCE6" w14:textId="77777777" w:rsidR="006E7B89" w:rsidRDefault="006E7B89"/>
    <w:p w14:paraId="756D09B7" w14:textId="77777777" w:rsidR="009E7B73" w:rsidRDefault="009E7B73"/>
    <w:p w14:paraId="79C42629" w14:textId="6A6FC744" w:rsidR="00351FCC" w:rsidRPr="00351FCC" w:rsidRDefault="00351FCC" w:rsidP="00351FCC">
      <w:pPr>
        <w:pStyle w:val="Heading2"/>
      </w:pPr>
      <w:r w:rsidRPr="00351FCC">
        <w:t>Gantt Chart for AI-ML / GenAI Powered Post-Race Media Optimiser</w:t>
      </w:r>
    </w:p>
    <w:tbl>
      <w:tblPr>
        <w:tblW w:w="9214" w:type="dxa"/>
        <w:tblLayout w:type="fixed"/>
        <w:tblLook w:val="04A0" w:firstRow="1" w:lastRow="0" w:firstColumn="1" w:lastColumn="0" w:noHBand="0" w:noVBand="1"/>
      </w:tblPr>
      <w:tblGrid>
        <w:gridCol w:w="3119"/>
        <w:gridCol w:w="507"/>
        <w:gridCol w:w="418"/>
        <w:gridCol w:w="90"/>
        <w:gridCol w:w="238"/>
        <w:gridCol w:w="270"/>
        <w:gridCol w:w="58"/>
        <w:gridCol w:w="328"/>
        <w:gridCol w:w="122"/>
        <w:gridCol w:w="206"/>
        <w:gridCol w:w="302"/>
        <w:gridCol w:w="26"/>
        <w:gridCol w:w="328"/>
        <w:gridCol w:w="154"/>
        <w:gridCol w:w="174"/>
        <w:gridCol w:w="328"/>
        <w:gridCol w:w="6"/>
        <w:gridCol w:w="322"/>
        <w:gridCol w:w="186"/>
        <w:gridCol w:w="254"/>
        <w:gridCol w:w="254"/>
        <w:gridCol w:w="508"/>
        <w:gridCol w:w="307"/>
        <w:gridCol w:w="201"/>
        <w:gridCol w:w="508"/>
      </w:tblGrid>
      <w:tr w:rsidR="003779AF" w:rsidRPr="00BB064D" w14:paraId="3F01A626" w14:textId="77777777" w:rsidTr="009E7B73">
        <w:trPr>
          <w:trHeight w:val="300"/>
        </w:trPr>
        <w:tc>
          <w:tcPr>
            <w:tcW w:w="4044" w:type="dxa"/>
            <w:gridSpan w:val="3"/>
            <w:tcBorders>
              <w:top w:val="nil"/>
              <w:left w:val="nil"/>
              <w:bottom w:val="nil"/>
              <w:right w:val="nil"/>
            </w:tcBorders>
            <w:noWrap/>
            <w:vAlign w:val="bottom"/>
            <w:hideMark/>
          </w:tcPr>
          <w:p w14:paraId="139D0D04" w14:textId="77777777" w:rsidR="00BB064D" w:rsidRPr="00BB064D" w:rsidRDefault="00BB064D" w:rsidP="00BB064D">
            <w:pPr>
              <w:spacing w:after="0" w:line="240" w:lineRule="auto"/>
              <w:rPr>
                <w:rFonts w:ascii="Times New Roman" w:eastAsia="Times New Roman" w:hAnsi="Times New Roman" w:cs="Times New Roman"/>
                <w:kern w:val="0"/>
                <w:sz w:val="24"/>
                <w:szCs w:val="24"/>
                <w:lang w:eastAsia="en-GB"/>
                <w14:ligatures w14:val="none"/>
              </w:rPr>
            </w:pPr>
          </w:p>
        </w:tc>
        <w:tc>
          <w:tcPr>
            <w:tcW w:w="328" w:type="dxa"/>
            <w:gridSpan w:val="2"/>
            <w:tcBorders>
              <w:top w:val="nil"/>
              <w:left w:val="nil"/>
              <w:bottom w:val="nil"/>
              <w:right w:val="nil"/>
            </w:tcBorders>
            <w:noWrap/>
            <w:vAlign w:val="bottom"/>
            <w:hideMark/>
          </w:tcPr>
          <w:p w14:paraId="0B091777"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gridSpan w:val="2"/>
            <w:tcBorders>
              <w:top w:val="nil"/>
              <w:left w:val="nil"/>
              <w:bottom w:val="nil"/>
              <w:right w:val="nil"/>
            </w:tcBorders>
            <w:noWrap/>
            <w:vAlign w:val="bottom"/>
            <w:hideMark/>
          </w:tcPr>
          <w:p w14:paraId="76D5EEDE"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tcBorders>
              <w:top w:val="nil"/>
              <w:left w:val="nil"/>
              <w:bottom w:val="nil"/>
              <w:right w:val="nil"/>
            </w:tcBorders>
            <w:noWrap/>
            <w:vAlign w:val="bottom"/>
            <w:hideMark/>
          </w:tcPr>
          <w:p w14:paraId="0839B529"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gridSpan w:val="2"/>
            <w:tcBorders>
              <w:top w:val="nil"/>
              <w:left w:val="nil"/>
              <w:bottom w:val="nil"/>
              <w:right w:val="nil"/>
            </w:tcBorders>
            <w:noWrap/>
            <w:vAlign w:val="bottom"/>
            <w:hideMark/>
          </w:tcPr>
          <w:p w14:paraId="28E798C6"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gridSpan w:val="2"/>
            <w:tcBorders>
              <w:top w:val="nil"/>
              <w:left w:val="nil"/>
              <w:bottom w:val="nil"/>
              <w:right w:val="nil"/>
            </w:tcBorders>
            <w:noWrap/>
            <w:vAlign w:val="bottom"/>
            <w:hideMark/>
          </w:tcPr>
          <w:p w14:paraId="57DCA438"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tcBorders>
              <w:top w:val="nil"/>
              <w:left w:val="nil"/>
              <w:bottom w:val="nil"/>
              <w:right w:val="nil"/>
            </w:tcBorders>
            <w:noWrap/>
            <w:vAlign w:val="bottom"/>
            <w:hideMark/>
          </w:tcPr>
          <w:p w14:paraId="4694CC57"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gridSpan w:val="2"/>
            <w:tcBorders>
              <w:top w:val="nil"/>
              <w:left w:val="nil"/>
              <w:bottom w:val="nil"/>
              <w:right w:val="nil"/>
            </w:tcBorders>
            <w:noWrap/>
            <w:vAlign w:val="bottom"/>
            <w:hideMark/>
          </w:tcPr>
          <w:p w14:paraId="556FF0D5"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tcBorders>
              <w:top w:val="nil"/>
              <w:left w:val="nil"/>
              <w:bottom w:val="nil"/>
              <w:right w:val="nil"/>
            </w:tcBorders>
            <w:noWrap/>
            <w:vAlign w:val="bottom"/>
            <w:hideMark/>
          </w:tcPr>
          <w:p w14:paraId="4277034E"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328" w:type="dxa"/>
            <w:gridSpan w:val="2"/>
            <w:tcBorders>
              <w:top w:val="nil"/>
              <w:left w:val="nil"/>
              <w:bottom w:val="nil"/>
              <w:right w:val="nil"/>
            </w:tcBorders>
            <w:noWrap/>
            <w:vAlign w:val="bottom"/>
            <w:hideMark/>
          </w:tcPr>
          <w:p w14:paraId="6AC69EB3"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440" w:type="dxa"/>
            <w:gridSpan w:val="2"/>
            <w:tcBorders>
              <w:top w:val="nil"/>
              <w:left w:val="nil"/>
              <w:bottom w:val="nil"/>
              <w:right w:val="nil"/>
            </w:tcBorders>
            <w:noWrap/>
            <w:vAlign w:val="bottom"/>
            <w:hideMark/>
          </w:tcPr>
          <w:p w14:paraId="60C33149"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1069" w:type="dxa"/>
            <w:gridSpan w:val="3"/>
            <w:tcBorders>
              <w:top w:val="nil"/>
              <w:left w:val="nil"/>
              <w:bottom w:val="nil"/>
              <w:right w:val="nil"/>
            </w:tcBorders>
            <w:noWrap/>
            <w:vAlign w:val="bottom"/>
            <w:hideMark/>
          </w:tcPr>
          <w:p w14:paraId="3B46ABE4"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c>
          <w:tcPr>
            <w:tcW w:w="709" w:type="dxa"/>
            <w:gridSpan w:val="2"/>
            <w:tcBorders>
              <w:top w:val="nil"/>
              <w:left w:val="nil"/>
              <w:bottom w:val="nil"/>
              <w:right w:val="nil"/>
            </w:tcBorders>
            <w:noWrap/>
            <w:vAlign w:val="bottom"/>
            <w:hideMark/>
          </w:tcPr>
          <w:p w14:paraId="213D12A9" w14:textId="77777777" w:rsidR="00BB064D" w:rsidRPr="00BB064D" w:rsidRDefault="00BB064D" w:rsidP="00BB064D">
            <w:pPr>
              <w:spacing w:after="0" w:line="240" w:lineRule="auto"/>
              <w:rPr>
                <w:rFonts w:ascii="Times New Roman" w:eastAsia="Times New Roman" w:hAnsi="Times New Roman" w:cs="Times New Roman"/>
                <w:kern w:val="0"/>
                <w:sz w:val="20"/>
                <w:szCs w:val="20"/>
                <w:lang w:eastAsia="en-GB"/>
                <w14:ligatures w14:val="none"/>
              </w:rPr>
            </w:pPr>
          </w:p>
        </w:tc>
      </w:tr>
      <w:tr w:rsidR="00BB064D" w:rsidRPr="00BB064D" w14:paraId="3D8267EA" w14:textId="77777777" w:rsidTr="009E7B73">
        <w:trPr>
          <w:trHeight w:val="324"/>
        </w:trPr>
        <w:tc>
          <w:tcPr>
            <w:tcW w:w="9214" w:type="dxa"/>
            <w:gridSpan w:val="25"/>
            <w:tcBorders>
              <w:top w:val="single" w:sz="8" w:space="0" w:color="auto"/>
              <w:left w:val="single" w:sz="8" w:space="0" w:color="auto"/>
              <w:bottom w:val="nil"/>
              <w:right w:val="single" w:sz="8" w:space="0" w:color="000000"/>
            </w:tcBorders>
            <w:noWrap/>
            <w:vAlign w:val="bottom"/>
            <w:hideMark/>
          </w:tcPr>
          <w:p w14:paraId="3D4FE7F5" w14:textId="77777777" w:rsidR="00BB064D" w:rsidRPr="00BB064D" w:rsidRDefault="00BB064D" w:rsidP="00BB064D">
            <w:pPr>
              <w:spacing w:after="0" w:line="240" w:lineRule="auto"/>
              <w:jc w:val="center"/>
              <w:rPr>
                <w:rFonts w:ascii="Calibri" w:eastAsia="Times New Roman" w:hAnsi="Calibri" w:cs="Calibri"/>
                <w:b/>
                <w:bCs/>
                <w:color w:val="000000"/>
                <w:kern w:val="0"/>
                <w:sz w:val="24"/>
                <w:szCs w:val="24"/>
                <w:lang w:eastAsia="en-GB"/>
                <w14:ligatures w14:val="none"/>
              </w:rPr>
            </w:pPr>
            <w:r w:rsidRPr="00BB064D">
              <w:rPr>
                <w:rFonts w:ascii="Calibri" w:eastAsia="Times New Roman" w:hAnsi="Calibri" w:cs="Calibri"/>
                <w:b/>
                <w:bCs/>
                <w:color w:val="000000"/>
                <w:kern w:val="0"/>
                <w:sz w:val="24"/>
                <w:szCs w:val="24"/>
                <w:lang w:eastAsia="en-GB"/>
                <w14:ligatures w14:val="none"/>
              </w:rPr>
              <w:t>JTR AI-Study Project Development Phases &amp; Timelines</w:t>
            </w:r>
          </w:p>
        </w:tc>
      </w:tr>
      <w:tr w:rsidR="009E7B73" w:rsidRPr="00BB064D" w14:paraId="7B5138C7" w14:textId="77777777" w:rsidTr="009E7B73">
        <w:trPr>
          <w:trHeight w:val="300"/>
        </w:trPr>
        <w:tc>
          <w:tcPr>
            <w:tcW w:w="3119" w:type="dxa"/>
            <w:tcBorders>
              <w:top w:val="single" w:sz="8" w:space="0" w:color="auto"/>
              <w:left w:val="single" w:sz="8" w:space="0" w:color="auto"/>
              <w:bottom w:val="single" w:sz="8" w:space="0" w:color="auto"/>
              <w:right w:val="single" w:sz="8" w:space="0" w:color="auto"/>
            </w:tcBorders>
            <w:noWrap/>
            <w:vAlign w:val="bottom"/>
            <w:hideMark/>
          </w:tcPr>
          <w:p w14:paraId="4ED9418A" w14:textId="77777777" w:rsidR="00BB064D" w:rsidRPr="00BB064D" w:rsidRDefault="00BB064D" w:rsidP="00BB064D">
            <w:pPr>
              <w:spacing w:after="0" w:line="240" w:lineRule="auto"/>
              <w:jc w:val="right"/>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Weeks</w:t>
            </w:r>
          </w:p>
        </w:tc>
        <w:tc>
          <w:tcPr>
            <w:tcW w:w="507" w:type="dxa"/>
            <w:vMerge w:val="restart"/>
            <w:tcBorders>
              <w:top w:val="single" w:sz="8" w:space="0" w:color="auto"/>
              <w:left w:val="single" w:sz="8" w:space="0" w:color="auto"/>
              <w:bottom w:val="single" w:sz="8" w:space="0" w:color="000000"/>
              <w:right w:val="single" w:sz="4" w:space="0" w:color="auto"/>
            </w:tcBorders>
            <w:noWrap/>
            <w:hideMark/>
          </w:tcPr>
          <w:p w14:paraId="7FB43A8C"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1</w:t>
            </w:r>
          </w:p>
        </w:tc>
        <w:tc>
          <w:tcPr>
            <w:tcW w:w="508" w:type="dxa"/>
            <w:gridSpan w:val="2"/>
            <w:vMerge w:val="restart"/>
            <w:tcBorders>
              <w:top w:val="single" w:sz="8" w:space="0" w:color="auto"/>
              <w:left w:val="single" w:sz="4" w:space="0" w:color="auto"/>
              <w:bottom w:val="single" w:sz="8" w:space="0" w:color="000000"/>
              <w:right w:val="single" w:sz="4" w:space="0" w:color="auto"/>
            </w:tcBorders>
            <w:noWrap/>
            <w:hideMark/>
          </w:tcPr>
          <w:p w14:paraId="403710E2"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2</w:t>
            </w:r>
          </w:p>
        </w:tc>
        <w:tc>
          <w:tcPr>
            <w:tcW w:w="508" w:type="dxa"/>
            <w:gridSpan w:val="2"/>
            <w:vMerge w:val="restart"/>
            <w:tcBorders>
              <w:top w:val="single" w:sz="8" w:space="0" w:color="auto"/>
              <w:left w:val="single" w:sz="4" w:space="0" w:color="auto"/>
              <w:bottom w:val="single" w:sz="8" w:space="0" w:color="000000"/>
              <w:right w:val="single" w:sz="4" w:space="0" w:color="auto"/>
            </w:tcBorders>
            <w:noWrap/>
            <w:hideMark/>
          </w:tcPr>
          <w:p w14:paraId="1B8F8A0B"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3</w:t>
            </w:r>
          </w:p>
        </w:tc>
        <w:tc>
          <w:tcPr>
            <w:tcW w:w="508" w:type="dxa"/>
            <w:gridSpan w:val="3"/>
            <w:vMerge w:val="restart"/>
            <w:tcBorders>
              <w:top w:val="single" w:sz="8" w:space="0" w:color="auto"/>
              <w:left w:val="single" w:sz="4" w:space="0" w:color="auto"/>
              <w:bottom w:val="single" w:sz="8" w:space="0" w:color="000000"/>
              <w:right w:val="single" w:sz="4" w:space="0" w:color="auto"/>
            </w:tcBorders>
            <w:noWrap/>
            <w:hideMark/>
          </w:tcPr>
          <w:p w14:paraId="6CAF7699"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4</w:t>
            </w:r>
          </w:p>
        </w:tc>
        <w:tc>
          <w:tcPr>
            <w:tcW w:w="508" w:type="dxa"/>
            <w:gridSpan w:val="2"/>
            <w:vMerge w:val="restart"/>
            <w:tcBorders>
              <w:top w:val="single" w:sz="8" w:space="0" w:color="auto"/>
              <w:left w:val="single" w:sz="4" w:space="0" w:color="auto"/>
              <w:bottom w:val="single" w:sz="8" w:space="0" w:color="000000"/>
              <w:right w:val="single" w:sz="4" w:space="0" w:color="auto"/>
            </w:tcBorders>
            <w:noWrap/>
            <w:hideMark/>
          </w:tcPr>
          <w:p w14:paraId="2265CB0A"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5</w:t>
            </w:r>
          </w:p>
        </w:tc>
        <w:tc>
          <w:tcPr>
            <w:tcW w:w="508" w:type="dxa"/>
            <w:gridSpan w:val="3"/>
            <w:vMerge w:val="restart"/>
            <w:tcBorders>
              <w:top w:val="single" w:sz="8" w:space="0" w:color="auto"/>
              <w:left w:val="single" w:sz="4" w:space="0" w:color="auto"/>
              <w:bottom w:val="single" w:sz="8" w:space="0" w:color="000000"/>
              <w:right w:val="single" w:sz="4" w:space="0" w:color="auto"/>
            </w:tcBorders>
            <w:noWrap/>
            <w:hideMark/>
          </w:tcPr>
          <w:p w14:paraId="362AF10F"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6</w:t>
            </w:r>
          </w:p>
        </w:tc>
        <w:tc>
          <w:tcPr>
            <w:tcW w:w="508" w:type="dxa"/>
            <w:gridSpan w:val="3"/>
            <w:vMerge w:val="restart"/>
            <w:tcBorders>
              <w:top w:val="single" w:sz="8" w:space="0" w:color="auto"/>
              <w:left w:val="single" w:sz="4" w:space="0" w:color="auto"/>
              <w:bottom w:val="single" w:sz="8" w:space="0" w:color="000000"/>
              <w:right w:val="single" w:sz="4" w:space="0" w:color="auto"/>
            </w:tcBorders>
            <w:noWrap/>
            <w:hideMark/>
          </w:tcPr>
          <w:p w14:paraId="286EAFA8"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7</w:t>
            </w:r>
          </w:p>
        </w:tc>
        <w:tc>
          <w:tcPr>
            <w:tcW w:w="508" w:type="dxa"/>
            <w:gridSpan w:val="2"/>
            <w:vMerge w:val="restart"/>
            <w:tcBorders>
              <w:top w:val="single" w:sz="8" w:space="0" w:color="auto"/>
              <w:left w:val="single" w:sz="4" w:space="0" w:color="auto"/>
              <w:bottom w:val="single" w:sz="8" w:space="0" w:color="000000"/>
              <w:right w:val="single" w:sz="4" w:space="0" w:color="auto"/>
            </w:tcBorders>
            <w:noWrap/>
            <w:hideMark/>
          </w:tcPr>
          <w:p w14:paraId="39558664"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8</w:t>
            </w:r>
          </w:p>
        </w:tc>
        <w:tc>
          <w:tcPr>
            <w:tcW w:w="508" w:type="dxa"/>
            <w:gridSpan w:val="2"/>
            <w:vMerge w:val="restart"/>
            <w:tcBorders>
              <w:top w:val="single" w:sz="8" w:space="0" w:color="auto"/>
              <w:left w:val="single" w:sz="4" w:space="0" w:color="auto"/>
              <w:bottom w:val="single" w:sz="8" w:space="0" w:color="000000"/>
              <w:right w:val="single" w:sz="4" w:space="0" w:color="auto"/>
            </w:tcBorders>
            <w:noWrap/>
            <w:hideMark/>
          </w:tcPr>
          <w:p w14:paraId="2111734F"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9</w:t>
            </w:r>
          </w:p>
        </w:tc>
        <w:tc>
          <w:tcPr>
            <w:tcW w:w="508" w:type="dxa"/>
            <w:vMerge w:val="restart"/>
            <w:tcBorders>
              <w:top w:val="single" w:sz="8" w:space="0" w:color="auto"/>
              <w:left w:val="single" w:sz="4" w:space="0" w:color="auto"/>
              <w:bottom w:val="single" w:sz="8" w:space="0" w:color="000000"/>
              <w:right w:val="single" w:sz="4" w:space="0" w:color="auto"/>
            </w:tcBorders>
            <w:noWrap/>
            <w:hideMark/>
          </w:tcPr>
          <w:p w14:paraId="35817464"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10</w:t>
            </w:r>
          </w:p>
        </w:tc>
        <w:tc>
          <w:tcPr>
            <w:tcW w:w="508" w:type="dxa"/>
            <w:gridSpan w:val="2"/>
            <w:vMerge w:val="restart"/>
            <w:tcBorders>
              <w:top w:val="single" w:sz="8" w:space="0" w:color="auto"/>
              <w:left w:val="single" w:sz="4" w:space="0" w:color="auto"/>
              <w:bottom w:val="single" w:sz="8" w:space="0" w:color="000000"/>
              <w:right w:val="single" w:sz="4" w:space="0" w:color="auto"/>
            </w:tcBorders>
            <w:noWrap/>
            <w:hideMark/>
          </w:tcPr>
          <w:p w14:paraId="425B003D"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11</w:t>
            </w:r>
          </w:p>
        </w:tc>
        <w:tc>
          <w:tcPr>
            <w:tcW w:w="508" w:type="dxa"/>
            <w:vMerge w:val="restart"/>
            <w:tcBorders>
              <w:top w:val="single" w:sz="8" w:space="0" w:color="auto"/>
              <w:left w:val="single" w:sz="4" w:space="0" w:color="auto"/>
              <w:bottom w:val="single" w:sz="8" w:space="0" w:color="000000"/>
              <w:right w:val="single" w:sz="8" w:space="0" w:color="auto"/>
            </w:tcBorders>
            <w:noWrap/>
            <w:hideMark/>
          </w:tcPr>
          <w:p w14:paraId="3824EAD1" w14:textId="77777777" w:rsidR="00BB064D" w:rsidRPr="00BB064D" w:rsidRDefault="00BB064D" w:rsidP="00BB064D">
            <w:pPr>
              <w:spacing w:after="0" w:line="240" w:lineRule="auto"/>
              <w:jc w:val="center"/>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12</w:t>
            </w:r>
          </w:p>
        </w:tc>
      </w:tr>
      <w:tr w:rsidR="009E7B73" w:rsidRPr="00BB064D" w14:paraId="54DAD556" w14:textId="77777777" w:rsidTr="009E7B73">
        <w:trPr>
          <w:trHeight w:val="300"/>
        </w:trPr>
        <w:tc>
          <w:tcPr>
            <w:tcW w:w="3119" w:type="dxa"/>
            <w:tcBorders>
              <w:top w:val="nil"/>
              <w:left w:val="single" w:sz="8" w:space="0" w:color="auto"/>
              <w:bottom w:val="single" w:sz="8" w:space="0" w:color="auto"/>
              <w:right w:val="single" w:sz="8" w:space="0" w:color="auto"/>
            </w:tcBorders>
            <w:noWrap/>
            <w:hideMark/>
          </w:tcPr>
          <w:p w14:paraId="75FC16DC"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r w:rsidRPr="00BB064D">
              <w:rPr>
                <w:rFonts w:ascii="Calibri" w:eastAsia="Times New Roman" w:hAnsi="Calibri" w:cs="Calibri"/>
                <w:b/>
                <w:bCs/>
                <w:color w:val="000000"/>
                <w:kern w:val="0"/>
                <w:lang w:eastAsia="en-GB"/>
                <w14:ligatures w14:val="none"/>
              </w:rPr>
              <w:t xml:space="preserve">Phases </w:t>
            </w:r>
          </w:p>
        </w:tc>
        <w:tc>
          <w:tcPr>
            <w:tcW w:w="507" w:type="dxa"/>
            <w:vMerge/>
            <w:tcBorders>
              <w:top w:val="single" w:sz="8" w:space="0" w:color="auto"/>
              <w:left w:val="single" w:sz="8" w:space="0" w:color="auto"/>
              <w:bottom w:val="single" w:sz="8" w:space="0" w:color="000000"/>
              <w:right w:val="single" w:sz="4" w:space="0" w:color="auto"/>
            </w:tcBorders>
            <w:vAlign w:val="center"/>
            <w:hideMark/>
          </w:tcPr>
          <w:p w14:paraId="6305FDC4"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2"/>
            <w:vMerge/>
            <w:tcBorders>
              <w:top w:val="single" w:sz="8" w:space="0" w:color="auto"/>
              <w:left w:val="single" w:sz="4" w:space="0" w:color="auto"/>
              <w:bottom w:val="single" w:sz="8" w:space="0" w:color="000000"/>
              <w:right w:val="single" w:sz="4" w:space="0" w:color="auto"/>
            </w:tcBorders>
            <w:vAlign w:val="center"/>
            <w:hideMark/>
          </w:tcPr>
          <w:p w14:paraId="77E52E2D"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2"/>
            <w:vMerge/>
            <w:tcBorders>
              <w:top w:val="single" w:sz="8" w:space="0" w:color="auto"/>
              <w:left w:val="single" w:sz="4" w:space="0" w:color="auto"/>
              <w:bottom w:val="single" w:sz="8" w:space="0" w:color="000000"/>
              <w:right w:val="single" w:sz="4" w:space="0" w:color="auto"/>
            </w:tcBorders>
            <w:vAlign w:val="center"/>
            <w:hideMark/>
          </w:tcPr>
          <w:p w14:paraId="2E297CB8"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3"/>
            <w:vMerge/>
            <w:tcBorders>
              <w:top w:val="single" w:sz="8" w:space="0" w:color="auto"/>
              <w:left w:val="single" w:sz="4" w:space="0" w:color="auto"/>
              <w:bottom w:val="single" w:sz="8" w:space="0" w:color="000000"/>
              <w:right w:val="single" w:sz="4" w:space="0" w:color="auto"/>
            </w:tcBorders>
            <w:vAlign w:val="center"/>
            <w:hideMark/>
          </w:tcPr>
          <w:p w14:paraId="08A268CD"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2"/>
            <w:vMerge/>
            <w:tcBorders>
              <w:top w:val="single" w:sz="8" w:space="0" w:color="auto"/>
              <w:left w:val="single" w:sz="4" w:space="0" w:color="auto"/>
              <w:bottom w:val="single" w:sz="8" w:space="0" w:color="000000"/>
              <w:right w:val="single" w:sz="4" w:space="0" w:color="auto"/>
            </w:tcBorders>
            <w:vAlign w:val="center"/>
            <w:hideMark/>
          </w:tcPr>
          <w:p w14:paraId="599B3EA9"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3"/>
            <w:vMerge/>
            <w:tcBorders>
              <w:top w:val="single" w:sz="8" w:space="0" w:color="auto"/>
              <w:left w:val="single" w:sz="4" w:space="0" w:color="auto"/>
              <w:bottom w:val="single" w:sz="8" w:space="0" w:color="000000"/>
              <w:right w:val="single" w:sz="4" w:space="0" w:color="auto"/>
            </w:tcBorders>
            <w:vAlign w:val="center"/>
            <w:hideMark/>
          </w:tcPr>
          <w:p w14:paraId="33BFD075"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3"/>
            <w:vMerge/>
            <w:tcBorders>
              <w:top w:val="single" w:sz="8" w:space="0" w:color="auto"/>
              <w:left w:val="single" w:sz="4" w:space="0" w:color="auto"/>
              <w:bottom w:val="single" w:sz="8" w:space="0" w:color="000000"/>
              <w:right w:val="single" w:sz="4" w:space="0" w:color="auto"/>
            </w:tcBorders>
            <w:vAlign w:val="center"/>
            <w:hideMark/>
          </w:tcPr>
          <w:p w14:paraId="60ACE408"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2"/>
            <w:vMerge/>
            <w:tcBorders>
              <w:top w:val="single" w:sz="8" w:space="0" w:color="auto"/>
              <w:left w:val="single" w:sz="4" w:space="0" w:color="auto"/>
              <w:bottom w:val="single" w:sz="8" w:space="0" w:color="000000"/>
              <w:right w:val="single" w:sz="4" w:space="0" w:color="auto"/>
            </w:tcBorders>
            <w:vAlign w:val="center"/>
            <w:hideMark/>
          </w:tcPr>
          <w:p w14:paraId="63B4E457"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2"/>
            <w:vMerge/>
            <w:tcBorders>
              <w:top w:val="single" w:sz="8" w:space="0" w:color="auto"/>
              <w:left w:val="single" w:sz="4" w:space="0" w:color="auto"/>
              <w:bottom w:val="single" w:sz="8" w:space="0" w:color="000000"/>
              <w:right w:val="single" w:sz="4" w:space="0" w:color="auto"/>
            </w:tcBorders>
            <w:vAlign w:val="center"/>
            <w:hideMark/>
          </w:tcPr>
          <w:p w14:paraId="2DA8CADA"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vMerge/>
            <w:tcBorders>
              <w:top w:val="single" w:sz="8" w:space="0" w:color="auto"/>
              <w:left w:val="single" w:sz="4" w:space="0" w:color="auto"/>
              <w:bottom w:val="single" w:sz="8" w:space="0" w:color="000000"/>
              <w:right w:val="single" w:sz="4" w:space="0" w:color="auto"/>
            </w:tcBorders>
            <w:vAlign w:val="center"/>
            <w:hideMark/>
          </w:tcPr>
          <w:p w14:paraId="3F7AE097"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gridSpan w:val="2"/>
            <w:vMerge/>
            <w:tcBorders>
              <w:top w:val="single" w:sz="8" w:space="0" w:color="auto"/>
              <w:left w:val="single" w:sz="4" w:space="0" w:color="auto"/>
              <w:bottom w:val="single" w:sz="8" w:space="0" w:color="000000"/>
              <w:right w:val="single" w:sz="4" w:space="0" w:color="auto"/>
            </w:tcBorders>
            <w:vAlign w:val="center"/>
            <w:hideMark/>
          </w:tcPr>
          <w:p w14:paraId="6806E110"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c>
          <w:tcPr>
            <w:tcW w:w="508" w:type="dxa"/>
            <w:vMerge/>
            <w:tcBorders>
              <w:top w:val="single" w:sz="8" w:space="0" w:color="auto"/>
              <w:left w:val="single" w:sz="4" w:space="0" w:color="auto"/>
              <w:bottom w:val="single" w:sz="8" w:space="0" w:color="000000"/>
              <w:right w:val="single" w:sz="8" w:space="0" w:color="auto"/>
            </w:tcBorders>
            <w:vAlign w:val="center"/>
            <w:hideMark/>
          </w:tcPr>
          <w:p w14:paraId="6AF50557" w14:textId="77777777" w:rsidR="00BB064D" w:rsidRPr="00BB064D" w:rsidRDefault="00BB064D" w:rsidP="00BB064D">
            <w:pPr>
              <w:spacing w:after="0" w:line="240" w:lineRule="auto"/>
              <w:rPr>
                <w:rFonts w:ascii="Calibri" w:eastAsia="Times New Roman" w:hAnsi="Calibri" w:cs="Calibri"/>
                <w:b/>
                <w:bCs/>
                <w:color w:val="000000"/>
                <w:kern w:val="0"/>
                <w:lang w:eastAsia="en-GB"/>
                <w14:ligatures w14:val="none"/>
              </w:rPr>
            </w:pPr>
          </w:p>
        </w:tc>
      </w:tr>
      <w:tr w:rsidR="009E7B73" w:rsidRPr="00BB064D" w14:paraId="03424131" w14:textId="77777777" w:rsidTr="009E7B73">
        <w:trPr>
          <w:trHeight w:val="288"/>
        </w:trPr>
        <w:tc>
          <w:tcPr>
            <w:tcW w:w="3119" w:type="dxa"/>
            <w:tcBorders>
              <w:top w:val="nil"/>
              <w:left w:val="single" w:sz="8" w:space="0" w:color="auto"/>
              <w:bottom w:val="single" w:sz="4" w:space="0" w:color="auto"/>
              <w:right w:val="single" w:sz="4" w:space="0" w:color="auto"/>
            </w:tcBorders>
            <w:noWrap/>
            <w:hideMark/>
          </w:tcPr>
          <w:p w14:paraId="6A373276" w14:textId="77777777" w:rsidR="00BB064D" w:rsidRPr="00BB064D" w:rsidRDefault="00BB064D" w:rsidP="00BB064D">
            <w:pPr>
              <w:spacing w:after="0" w:line="240" w:lineRule="auto"/>
              <w:rPr>
                <w:rFonts w:ascii="Calibri" w:eastAsia="Times New Roman" w:hAnsi="Calibri" w:cs="Calibri"/>
                <w:b/>
                <w:bCs/>
                <w:color w:val="000000"/>
                <w:kern w:val="0"/>
                <w:sz w:val="20"/>
                <w:szCs w:val="20"/>
                <w:lang w:eastAsia="en-GB"/>
                <w14:ligatures w14:val="none"/>
              </w:rPr>
            </w:pPr>
            <w:r w:rsidRPr="00BB064D">
              <w:rPr>
                <w:rFonts w:ascii="Calibri" w:eastAsia="Times New Roman" w:hAnsi="Calibri" w:cs="Calibri"/>
                <w:b/>
                <w:bCs/>
                <w:color w:val="000000"/>
                <w:kern w:val="0"/>
                <w:sz w:val="20"/>
                <w:szCs w:val="20"/>
                <w:lang w:eastAsia="en-GB"/>
                <w14:ligatures w14:val="none"/>
              </w:rPr>
              <w:t>Phase 1: Discovery &amp; Input Stream Setup</w:t>
            </w:r>
          </w:p>
        </w:tc>
        <w:tc>
          <w:tcPr>
            <w:tcW w:w="507" w:type="dxa"/>
            <w:tcBorders>
              <w:top w:val="nil"/>
              <w:left w:val="nil"/>
              <w:bottom w:val="single" w:sz="4" w:space="0" w:color="auto"/>
              <w:right w:val="single" w:sz="4" w:space="0" w:color="auto"/>
            </w:tcBorders>
            <w:shd w:val="clear" w:color="87CEEB" w:fill="87CEEB"/>
            <w:noWrap/>
            <w:vAlign w:val="bottom"/>
            <w:hideMark/>
          </w:tcPr>
          <w:p w14:paraId="6297BA1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noWrap/>
            <w:vAlign w:val="bottom"/>
            <w:hideMark/>
          </w:tcPr>
          <w:p w14:paraId="71CC2E9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4125712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54732535"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606750F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769B324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3AE5DB3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1F1790A5"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6614BE3D"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4" w:space="0" w:color="auto"/>
            </w:tcBorders>
            <w:noWrap/>
            <w:vAlign w:val="bottom"/>
            <w:hideMark/>
          </w:tcPr>
          <w:p w14:paraId="44D3221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72D0D1A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8" w:space="0" w:color="auto"/>
            </w:tcBorders>
            <w:noWrap/>
            <w:vAlign w:val="bottom"/>
            <w:hideMark/>
          </w:tcPr>
          <w:p w14:paraId="5008F8EB"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r>
      <w:tr w:rsidR="009E7B73" w:rsidRPr="00BB064D" w14:paraId="6C22A511" w14:textId="77777777" w:rsidTr="009E7B73">
        <w:trPr>
          <w:trHeight w:val="288"/>
        </w:trPr>
        <w:tc>
          <w:tcPr>
            <w:tcW w:w="3119" w:type="dxa"/>
            <w:tcBorders>
              <w:top w:val="nil"/>
              <w:left w:val="single" w:sz="8" w:space="0" w:color="auto"/>
              <w:bottom w:val="single" w:sz="4" w:space="0" w:color="auto"/>
              <w:right w:val="single" w:sz="4" w:space="0" w:color="auto"/>
            </w:tcBorders>
            <w:noWrap/>
            <w:hideMark/>
          </w:tcPr>
          <w:p w14:paraId="1FCBA4E8" w14:textId="77777777" w:rsidR="00BB064D" w:rsidRPr="00E4307C" w:rsidRDefault="00BB064D" w:rsidP="00BB064D">
            <w:pPr>
              <w:spacing w:after="0" w:line="240" w:lineRule="auto"/>
              <w:rPr>
                <w:rFonts w:ascii="Calibri" w:eastAsia="Times New Roman" w:hAnsi="Calibri" w:cs="Calibri"/>
                <w:b/>
                <w:bCs/>
                <w:color w:val="000000"/>
                <w:kern w:val="0"/>
                <w:sz w:val="20"/>
                <w:szCs w:val="20"/>
                <w:lang w:val="it-IT" w:eastAsia="en-GB"/>
                <w14:ligatures w14:val="none"/>
              </w:rPr>
            </w:pPr>
            <w:r w:rsidRPr="00E4307C">
              <w:rPr>
                <w:rFonts w:ascii="Calibri" w:eastAsia="Times New Roman" w:hAnsi="Calibri" w:cs="Calibri"/>
                <w:b/>
                <w:bCs/>
                <w:color w:val="000000"/>
                <w:kern w:val="0"/>
                <w:sz w:val="20"/>
                <w:szCs w:val="20"/>
                <w:lang w:val="it-IT" w:eastAsia="en-GB"/>
                <w14:ligatures w14:val="none"/>
              </w:rPr>
              <w:t>Phase 2: Media Processing AI Layer</w:t>
            </w:r>
          </w:p>
        </w:tc>
        <w:tc>
          <w:tcPr>
            <w:tcW w:w="507" w:type="dxa"/>
            <w:tcBorders>
              <w:top w:val="nil"/>
              <w:left w:val="nil"/>
              <w:bottom w:val="single" w:sz="4" w:space="0" w:color="auto"/>
              <w:right w:val="single" w:sz="4" w:space="0" w:color="auto"/>
            </w:tcBorders>
            <w:noWrap/>
            <w:vAlign w:val="bottom"/>
            <w:hideMark/>
          </w:tcPr>
          <w:p w14:paraId="62822349"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3590918B"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062C5C2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3"/>
            <w:tcBorders>
              <w:top w:val="nil"/>
              <w:left w:val="nil"/>
              <w:bottom w:val="single" w:sz="4" w:space="0" w:color="auto"/>
              <w:right w:val="single" w:sz="4" w:space="0" w:color="auto"/>
            </w:tcBorders>
            <w:noWrap/>
            <w:vAlign w:val="bottom"/>
            <w:hideMark/>
          </w:tcPr>
          <w:p w14:paraId="6ED8627D"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7E474E31"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108FA683"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71F3BB0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2E5B6B7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04367F63"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4" w:space="0" w:color="auto"/>
            </w:tcBorders>
            <w:noWrap/>
            <w:vAlign w:val="bottom"/>
            <w:hideMark/>
          </w:tcPr>
          <w:p w14:paraId="39C1B38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57125070"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8" w:space="0" w:color="auto"/>
            </w:tcBorders>
            <w:noWrap/>
            <w:vAlign w:val="bottom"/>
            <w:hideMark/>
          </w:tcPr>
          <w:p w14:paraId="74A4AA35"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r>
      <w:tr w:rsidR="009E7B73" w:rsidRPr="00BB064D" w14:paraId="69280E2C" w14:textId="77777777" w:rsidTr="009E7B73">
        <w:trPr>
          <w:trHeight w:val="288"/>
        </w:trPr>
        <w:tc>
          <w:tcPr>
            <w:tcW w:w="3119" w:type="dxa"/>
            <w:tcBorders>
              <w:top w:val="nil"/>
              <w:left w:val="single" w:sz="8" w:space="0" w:color="auto"/>
              <w:bottom w:val="single" w:sz="4" w:space="0" w:color="auto"/>
              <w:right w:val="single" w:sz="4" w:space="0" w:color="auto"/>
            </w:tcBorders>
            <w:noWrap/>
            <w:hideMark/>
          </w:tcPr>
          <w:p w14:paraId="08237A16" w14:textId="77777777" w:rsidR="00BB064D" w:rsidRPr="00BB064D" w:rsidRDefault="00BB064D" w:rsidP="00BB064D">
            <w:pPr>
              <w:spacing w:after="0" w:line="240" w:lineRule="auto"/>
              <w:rPr>
                <w:rFonts w:ascii="Calibri" w:eastAsia="Times New Roman" w:hAnsi="Calibri" w:cs="Calibri"/>
                <w:b/>
                <w:bCs/>
                <w:color w:val="000000"/>
                <w:kern w:val="0"/>
                <w:sz w:val="20"/>
                <w:szCs w:val="20"/>
                <w:lang w:eastAsia="en-GB"/>
                <w14:ligatures w14:val="none"/>
              </w:rPr>
            </w:pPr>
            <w:r w:rsidRPr="00BB064D">
              <w:rPr>
                <w:rFonts w:ascii="Calibri" w:eastAsia="Times New Roman" w:hAnsi="Calibri" w:cs="Calibri"/>
                <w:b/>
                <w:bCs/>
                <w:color w:val="000000"/>
                <w:kern w:val="0"/>
                <w:sz w:val="20"/>
                <w:szCs w:val="20"/>
                <w:lang w:eastAsia="en-GB"/>
                <w14:ligatures w14:val="none"/>
              </w:rPr>
              <w:t>Phase 3: Asset Scoring &amp; Ranking</w:t>
            </w:r>
          </w:p>
        </w:tc>
        <w:tc>
          <w:tcPr>
            <w:tcW w:w="507" w:type="dxa"/>
            <w:tcBorders>
              <w:top w:val="nil"/>
              <w:left w:val="nil"/>
              <w:bottom w:val="single" w:sz="4" w:space="0" w:color="auto"/>
              <w:right w:val="single" w:sz="4" w:space="0" w:color="auto"/>
            </w:tcBorders>
            <w:noWrap/>
            <w:vAlign w:val="bottom"/>
            <w:hideMark/>
          </w:tcPr>
          <w:p w14:paraId="540F49AD"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698A47B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78EE177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3"/>
            <w:tcBorders>
              <w:top w:val="nil"/>
              <w:left w:val="nil"/>
              <w:bottom w:val="single" w:sz="4" w:space="0" w:color="auto"/>
              <w:right w:val="single" w:sz="4" w:space="0" w:color="auto"/>
            </w:tcBorders>
            <w:shd w:val="clear" w:color="87CEEB" w:fill="87CEEB"/>
            <w:noWrap/>
            <w:vAlign w:val="bottom"/>
            <w:hideMark/>
          </w:tcPr>
          <w:p w14:paraId="6106FDDB"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64459B4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3"/>
            <w:tcBorders>
              <w:top w:val="nil"/>
              <w:left w:val="nil"/>
              <w:bottom w:val="single" w:sz="4" w:space="0" w:color="auto"/>
              <w:right w:val="single" w:sz="4" w:space="0" w:color="auto"/>
            </w:tcBorders>
            <w:noWrap/>
            <w:vAlign w:val="bottom"/>
            <w:hideMark/>
          </w:tcPr>
          <w:p w14:paraId="5D6352D4"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466D6CE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6EF7A43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2D64E5EC"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4" w:space="0" w:color="auto"/>
            </w:tcBorders>
            <w:noWrap/>
            <w:vAlign w:val="bottom"/>
            <w:hideMark/>
          </w:tcPr>
          <w:p w14:paraId="12D54AE8"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1BA7544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8" w:space="0" w:color="auto"/>
            </w:tcBorders>
            <w:noWrap/>
            <w:vAlign w:val="bottom"/>
            <w:hideMark/>
          </w:tcPr>
          <w:p w14:paraId="7D59629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r>
      <w:tr w:rsidR="009E7B73" w:rsidRPr="00BB064D" w14:paraId="758B7B4F" w14:textId="77777777" w:rsidTr="009E7B73">
        <w:trPr>
          <w:trHeight w:val="288"/>
        </w:trPr>
        <w:tc>
          <w:tcPr>
            <w:tcW w:w="3119" w:type="dxa"/>
            <w:tcBorders>
              <w:top w:val="nil"/>
              <w:left w:val="single" w:sz="8" w:space="0" w:color="auto"/>
              <w:bottom w:val="single" w:sz="4" w:space="0" w:color="auto"/>
              <w:right w:val="single" w:sz="4" w:space="0" w:color="auto"/>
            </w:tcBorders>
            <w:noWrap/>
            <w:hideMark/>
          </w:tcPr>
          <w:p w14:paraId="40B4AD96" w14:textId="77777777" w:rsidR="00BB064D" w:rsidRPr="00BB064D" w:rsidRDefault="00BB064D" w:rsidP="00BB064D">
            <w:pPr>
              <w:spacing w:after="0" w:line="240" w:lineRule="auto"/>
              <w:rPr>
                <w:rFonts w:ascii="Calibri" w:eastAsia="Times New Roman" w:hAnsi="Calibri" w:cs="Calibri"/>
                <w:b/>
                <w:bCs/>
                <w:color w:val="000000"/>
                <w:kern w:val="0"/>
                <w:sz w:val="20"/>
                <w:szCs w:val="20"/>
                <w:lang w:eastAsia="en-GB"/>
                <w14:ligatures w14:val="none"/>
              </w:rPr>
            </w:pPr>
            <w:r w:rsidRPr="00BB064D">
              <w:rPr>
                <w:rFonts w:ascii="Calibri" w:eastAsia="Times New Roman" w:hAnsi="Calibri" w:cs="Calibri"/>
                <w:b/>
                <w:bCs/>
                <w:color w:val="000000"/>
                <w:kern w:val="0"/>
                <w:sz w:val="20"/>
                <w:szCs w:val="20"/>
                <w:lang w:eastAsia="en-GB"/>
                <w14:ligatures w14:val="none"/>
              </w:rPr>
              <w:t>Phase 4: GenAI Copywriting Layer</w:t>
            </w:r>
          </w:p>
        </w:tc>
        <w:tc>
          <w:tcPr>
            <w:tcW w:w="507" w:type="dxa"/>
            <w:tcBorders>
              <w:top w:val="nil"/>
              <w:left w:val="nil"/>
              <w:bottom w:val="single" w:sz="4" w:space="0" w:color="auto"/>
              <w:right w:val="single" w:sz="4" w:space="0" w:color="auto"/>
            </w:tcBorders>
            <w:noWrap/>
            <w:vAlign w:val="bottom"/>
            <w:hideMark/>
          </w:tcPr>
          <w:p w14:paraId="6E743A24"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7BE7716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78F7A0FD"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4EE7F8E1"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3443AA0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3"/>
            <w:tcBorders>
              <w:top w:val="nil"/>
              <w:left w:val="nil"/>
              <w:bottom w:val="single" w:sz="4" w:space="0" w:color="auto"/>
              <w:right w:val="single" w:sz="4" w:space="0" w:color="auto"/>
            </w:tcBorders>
            <w:shd w:val="clear" w:color="87CEEB" w:fill="87CEEB"/>
            <w:noWrap/>
            <w:vAlign w:val="bottom"/>
            <w:hideMark/>
          </w:tcPr>
          <w:p w14:paraId="22DEA3A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3"/>
            <w:tcBorders>
              <w:top w:val="nil"/>
              <w:left w:val="nil"/>
              <w:bottom w:val="single" w:sz="4" w:space="0" w:color="auto"/>
              <w:right w:val="single" w:sz="4" w:space="0" w:color="auto"/>
            </w:tcBorders>
            <w:noWrap/>
            <w:vAlign w:val="bottom"/>
            <w:hideMark/>
          </w:tcPr>
          <w:p w14:paraId="5239716C"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00C10CB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091158B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4" w:space="0" w:color="auto"/>
            </w:tcBorders>
            <w:noWrap/>
            <w:vAlign w:val="bottom"/>
            <w:hideMark/>
          </w:tcPr>
          <w:p w14:paraId="79863475"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2C976421"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8" w:space="0" w:color="auto"/>
            </w:tcBorders>
            <w:noWrap/>
            <w:vAlign w:val="bottom"/>
            <w:hideMark/>
          </w:tcPr>
          <w:p w14:paraId="46E90C59"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r>
      <w:tr w:rsidR="009E7B73" w:rsidRPr="00BB064D" w14:paraId="73B68DD3" w14:textId="77777777" w:rsidTr="009E7B73">
        <w:trPr>
          <w:trHeight w:val="288"/>
        </w:trPr>
        <w:tc>
          <w:tcPr>
            <w:tcW w:w="3119" w:type="dxa"/>
            <w:tcBorders>
              <w:top w:val="nil"/>
              <w:left w:val="single" w:sz="8" w:space="0" w:color="auto"/>
              <w:bottom w:val="single" w:sz="4" w:space="0" w:color="auto"/>
              <w:right w:val="single" w:sz="4" w:space="0" w:color="auto"/>
            </w:tcBorders>
            <w:noWrap/>
            <w:hideMark/>
          </w:tcPr>
          <w:p w14:paraId="030682C2" w14:textId="77777777" w:rsidR="00BB064D" w:rsidRPr="00BB064D" w:rsidRDefault="00BB064D" w:rsidP="00BB064D">
            <w:pPr>
              <w:spacing w:after="0" w:line="240" w:lineRule="auto"/>
              <w:rPr>
                <w:rFonts w:ascii="Calibri" w:eastAsia="Times New Roman" w:hAnsi="Calibri" w:cs="Calibri"/>
                <w:b/>
                <w:bCs/>
                <w:color w:val="000000"/>
                <w:kern w:val="0"/>
                <w:sz w:val="20"/>
                <w:szCs w:val="20"/>
                <w:lang w:eastAsia="en-GB"/>
                <w14:ligatures w14:val="none"/>
              </w:rPr>
            </w:pPr>
            <w:r w:rsidRPr="00BB064D">
              <w:rPr>
                <w:rFonts w:ascii="Calibri" w:eastAsia="Times New Roman" w:hAnsi="Calibri" w:cs="Calibri"/>
                <w:b/>
                <w:bCs/>
                <w:color w:val="000000"/>
                <w:kern w:val="0"/>
                <w:sz w:val="20"/>
                <w:szCs w:val="20"/>
                <w:lang w:eastAsia="en-GB"/>
                <w14:ligatures w14:val="none"/>
              </w:rPr>
              <w:t>Phase 5: Integration with Publishing Tools</w:t>
            </w:r>
          </w:p>
        </w:tc>
        <w:tc>
          <w:tcPr>
            <w:tcW w:w="507" w:type="dxa"/>
            <w:tcBorders>
              <w:top w:val="nil"/>
              <w:left w:val="nil"/>
              <w:bottom w:val="single" w:sz="4" w:space="0" w:color="auto"/>
              <w:right w:val="single" w:sz="4" w:space="0" w:color="auto"/>
            </w:tcBorders>
            <w:noWrap/>
            <w:vAlign w:val="bottom"/>
            <w:hideMark/>
          </w:tcPr>
          <w:p w14:paraId="2BD30619"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599DBAB5"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1310A97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0143044B"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03086999"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shd w:val="clear" w:color="87CEEB" w:fill="87CEEB"/>
            <w:noWrap/>
            <w:vAlign w:val="bottom"/>
            <w:hideMark/>
          </w:tcPr>
          <w:p w14:paraId="74C7B679"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3"/>
            <w:tcBorders>
              <w:top w:val="nil"/>
              <w:left w:val="nil"/>
              <w:bottom w:val="single" w:sz="4" w:space="0" w:color="auto"/>
              <w:right w:val="single" w:sz="4" w:space="0" w:color="auto"/>
            </w:tcBorders>
            <w:shd w:val="clear" w:color="87CEEB" w:fill="87CEEB"/>
            <w:noWrap/>
            <w:vAlign w:val="bottom"/>
            <w:hideMark/>
          </w:tcPr>
          <w:p w14:paraId="2CB0258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noWrap/>
            <w:vAlign w:val="bottom"/>
            <w:hideMark/>
          </w:tcPr>
          <w:p w14:paraId="7C9C3DA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10F5FD72"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4" w:space="0" w:color="auto"/>
            </w:tcBorders>
            <w:noWrap/>
            <w:vAlign w:val="bottom"/>
            <w:hideMark/>
          </w:tcPr>
          <w:p w14:paraId="4808C6D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13C2254B"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8" w:space="0" w:color="auto"/>
            </w:tcBorders>
            <w:noWrap/>
            <w:vAlign w:val="bottom"/>
            <w:hideMark/>
          </w:tcPr>
          <w:p w14:paraId="1A1D5E4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r>
      <w:tr w:rsidR="009E7B73" w:rsidRPr="00BB064D" w14:paraId="3E52BCA2" w14:textId="77777777" w:rsidTr="009E7B73">
        <w:trPr>
          <w:trHeight w:val="288"/>
        </w:trPr>
        <w:tc>
          <w:tcPr>
            <w:tcW w:w="3119" w:type="dxa"/>
            <w:tcBorders>
              <w:top w:val="nil"/>
              <w:left w:val="single" w:sz="8" w:space="0" w:color="auto"/>
              <w:bottom w:val="single" w:sz="4" w:space="0" w:color="auto"/>
              <w:right w:val="single" w:sz="4" w:space="0" w:color="auto"/>
            </w:tcBorders>
            <w:noWrap/>
            <w:hideMark/>
          </w:tcPr>
          <w:p w14:paraId="3D6BD528" w14:textId="77777777" w:rsidR="00BB064D" w:rsidRPr="00BB064D" w:rsidRDefault="00BB064D" w:rsidP="00BB064D">
            <w:pPr>
              <w:spacing w:after="0" w:line="240" w:lineRule="auto"/>
              <w:rPr>
                <w:rFonts w:ascii="Calibri" w:eastAsia="Times New Roman" w:hAnsi="Calibri" w:cs="Calibri"/>
                <w:b/>
                <w:bCs/>
                <w:color w:val="000000"/>
                <w:kern w:val="0"/>
                <w:sz w:val="20"/>
                <w:szCs w:val="20"/>
                <w:lang w:eastAsia="en-GB"/>
                <w14:ligatures w14:val="none"/>
              </w:rPr>
            </w:pPr>
            <w:r w:rsidRPr="00BB064D">
              <w:rPr>
                <w:rFonts w:ascii="Calibri" w:eastAsia="Times New Roman" w:hAnsi="Calibri" w:cs="Calibri"/>
                <w:b/>
                <w:bCs/>
                <w:color w:val="000000"/>
                <w:kern w:val="0"/>
                <w:sz w:val="20"/>
                <w:szCs w:val="20"/>
                <w:lang w:eastAsia="en-GB"/>
                <w14:ligatures w14:val="none"/>
              </w:rPr>
              <w:t>Phase 6: UI Console Development</w:t>
            </w:r>
          </w:p>
        </w:tc>
        <w:tc>
          <w:tcPr>
            <w:tcW w:w="507" w:type="dxa"/>
            <w:tcBorders>
              <w:top w:val="nil"/>
              <w:left w:val="nil"/>
              <w:bottom w:val="single" w:sz="4" w:space="0" w:color="auto"/>
              <w:right w:val="single" w:sz="4" w:space="0" w:color="auto"/>
            </w:tcBorders>
            <w:noWrap/>
            <w:vAlign w:val="bottom"/>
            <w:hideMark/>
          </w:tcPr>
          <w:p w14:paraId="6CDD42F5"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7F5EB2A0"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6EF7AD9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2ECC6C3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7360C13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61E13425"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shd w:val="clear" w:color="87CEEB" w:fill="87CEEB"/>
            <w:noWrap/>
            <w:vAlign w:val="bottom"/>
            <w:hideMark/>
          </w:tcPr>
          <w:p w14:paraId="179A4F4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15E0167C"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noWrap/>
            <w:vAlign w:val="bottom"/>
            <w:hideMark/>
          </w:tcPr>
          <w:p w14:paraId="50CB55A8"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4" w:space="0" w:color="auto"/>
            </w:tcBorders>
            <w:noWrap/>
            <w:vAlign w:val="bottom"/>
            <w:hideMark/>
          </w:tcPr>
          <w:p w14:paraId="23A1FA3B"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18096800"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8" w:space="0" w:color="auto"/>
            </w:tcBorders>
            <w:noWrap/>
            <w:vAlign w:val="bottom"/>
            <w:hideMark/>
          </w:tcPr>
          <w:p w14:paraId="3BE7952D"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r>
      <w:tr w:rsidR="009E7B73" w:rsidRPr="00BB064D" w14:paraId="03FB7D41" w14:textId="77777777" w:rsidTr="009E7B73">
        <w:trPr>
          <w:trHeight w:val="288"/>
        </w:trPr>
        <w:tc>
          <w:tcPr>
            <w:tcW w:w="3119" w:type="dxa"/>
            <w:tcBorders>
              <w:top w:val="nil"/>
              <w:left w:val="single" w:sz="8" w:space="0" w:color="auto"/>
              <w:bottom w:val="single" w:sz="4" w:space="0" w:color="auto"/>
              <w:right w:val="single" w:sz="4" w:space="0" w:color="auto"/>
            </w:tcBorders>
            <w:noWrap/>
            <w:hideMark/>
          </w:tcPr>
          <w:p w14:paraId="071B722A" w14:textId="77777777" w:rsidR="00BB064D" w:rsidRPr="00BB064D" w:rsidRDefault="00BB064D" w:rsidP="00BB064D">
            <w:pPr>
              <w:spacing w:after="0" w:line="240" w:lineRule="auto"/>
              <w:rPr>
                <w:rFonts w:ascii="Calibri" w:eastAsia="Times New Roman" w:hAnsi="Calibri" w:cs="Calibri"/>
                <w:b/>
                <w:bCs/>
                <w:color w:val="000000"/>
                <w:kern w:val="0"/>
                <w:sz w:val="20"/>
                <w:szCs w:val="20"/>
                <w:lang w:eastAsia="en-GB"/>
                <w14:ligatures w14:val="none"/>
              </w:rPr>
            </w:pPr>
            <w:r w:rsidRPr="00BB064D">
              <w:rPr>
                <w:rFonts w:ascii="Calibri" w:eastAsia="Times New Roman" w:hAnsi="Calibri" w:cs="Calibri"/>
                <w:b/>
                <w:bCs/>
                <w:color w:val="000000"/>
                <w:kern w:val="0"/>
                <w:sz w:val="20"/>
                <w:szCs w:val="20"/>
                <w:lang w:eastAsia="en-GB"/>
                <w14:ligatures w14:val="none"/>
              </w:rPr>
              <w:t>Phase 7: Testing &amp; QA</w:t>
            </w:r>
          </w:p>
        </w:tc>
        <w:tc>
          <w:tcPr>
            <w:tcW w:w="507" w:type="dxa"/>
            <w:tcBorders>
              <w:top w:val="nil"/>
              <w:left w:val="nil"/>
              <w:bottom w:val="single" w:sz="4" w:space="0" w:color="auto"/>
              <w:right w:val="single" w:sz="4" w:space="0" w:color="auto"/>
            </w:tcBorders>
            <w:noWrap/>
            <w:vAlign w:val="bottom"/>
            <w:hideMark/>
          </w:tcPr>
          <w:p w14:paraId="42F76A88"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28BEC2D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394681DC"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60F0AC23"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noWrap/>
            <w:vAlign w:val="bottom"/>
            <w:hideMark/>
          </w:tcPr>
          <w:p w14:paraId="0C08A50B"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42B040C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4" w:space="0" w:color="auto"/>
              <w:right w:val="single" w:sz="4" w:space="0" w:color="auto"/>
            </w:tcBorders>
            <w:noWrap/>
            <w:vAlign w:val="bottom"/>
            <w:hideMark/>
          </w:tcPr>
          <w:p w14:paraId="7EB3064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3505FEFC"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shd w:val="clear" w:color="87CEEB" w:fill="87CEEB"/>
            <w:noWrap/>
            <w:vAlign w:val="bottom"/>
            <w:hideMark/>
          </w:tcPr>
          <w:p w14:paraId="4213CDC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tcBorders>
              <w:top w:val="nil"/>
              <w:left w:val="nil"/>
              <w:bottom w:val="single" w:sz="4" w:space="0" w:color="auto"/>
              <w:right w:val="single" w:sz="4" w:space="0" w:color="auto"/>
            </w:tcBorders>
            <w:shd w:val="clear" w:color="87CEEB" w:fill="87CEEB"/>
            <w:noWrap/>
            <w:vAlign w:val="bottom"/>
            <w:hideMark/>
          </w:tcPr>
          <w:p w14:paraId="0CCB43E3"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4" w:space="0" w:color="auto"/>
              <w:right w:val="single" w:sz="4" w:space="0" w:color="auto"/>
            </w:tcBorders>
            <w:noWrap/>
            <w:vAlign w:val="bottom"/>
            <w:hideMark/>
          </w:tcPr>
          <w:p w14:paraId="6CF80C17"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4" w:space="0" w:color="auto"/>
              <w:right w:val="single" w:sz="8" w:space="0" w:color="auto"/>
            </w:tcBorders>
            <w:noWrap/>
            <w:vAlign w:val="bottom"/>
            <w:hideMark/>
          </w:tcPr>
          <w:p w14:paraId="02F4CA24"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r>
      <w:tr w:rsidR="009E7B73" w:rsidRPr="00BB064D" w14:paraId="39B6715D" w14:textId="77777777" w:rsidTr="009E7B73">
        <w:trPr>
          <w:trHeight w:val="300"/>
        </w:trPr>
        <w:tc>
          <w:tcPr>
            <w:tcW w:w="3119" w:type="dxa"/>
            <w:tcBorders>
              <w:top w:val="nil"/>
              <w:left w:val="single" w:sz="8" w:space="0" w:color="auto"/>
              <w:bottom w:val="single" w:sz="8" w:space="0" w:color="auto"/>
              <w:right w:val="single" w:sz="4" w:space="0" w:color="auto"/>
            </w:tcBorders>
            <w:noWrap/>
            <w:hideMark/>
          </w:tcPr>
          <w:p w14:paraId="6200E69A" w14:textId="77777777" w:rsidR="00BB064D" w:rsidRPr="00BB064D" w:rsidRDefault="00BB064D" w:rsidP="00BB064D">
            <w:pPr>
              <w:spacing w:after="0" w:line="240" w:lineRule="auto"/>
              <w:rPr>
                <w:rFonts w:ascii="Calibri" w:eastAsia="Times New Roman" w:hAnsi="Calibri" w:cs="Calibri"/>
                <w:b/>
                <w:bCs/>
                <w:color w:val="000000"/>
                <w:kern w:val="0"/>
                <w:sz w:val="20"/>
                <w:szCs w:val="20"/>
                <w:lang w:eastAsia="en-GB"/>
                <w14:ligatures w14:val="none"/>
              </w:rPr>
            </w:pPr>
            <w:r w:rsidRPr="00BB064D">
              <w:rPr>
                <w:rFonts w:ascii="Calibri" w:eastAsia="Times New Roman" w:hAnsi="Calibri" w:cs="Calibri"/>
                <w:b/>
                <w:bCs/>
                <w:color w:val="000000"/>
                <w:kern w:val="0"/>
                <w:sz w:val="20"/>
                <w:szCs w:val="20"/>
                <w:lang w:eastAsia="en-GB"/>
                <w14:ligatures w14:val="none"/>
              </w:rPr>
              <w:t>Phase 8: Deployment &amp; Monitoring</w:t>
            </w:r>
          </w:p>
        </w:tc>
        <w:tc>
          <w:tcPr>
            <w:tcW w:w="507" w:type="dxa"/>
            <w:tcBorders>
              <w:top w:val="nil"/>
              <w:left w:val="nil"/>
              <w:bottom w:val="single" w:sz="8" w:space="0" w:color="auto"/>
              <w:right w:val="single" w:sz="4" w:space="0" w:color="auto"/>
            </w:tcBorders>
            <w:noWrap/>
            <w:vAlign w:val="bottom"/>
            <w:hideMark/>
          </w:tcPr>
          <w:p w14:paraId="579B976C"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8" w:space="0" w:color="auto"/>
              <w:right w:val="single" w:sz="4" w:space="0" w:color="auto"/>
            </w:tcBorders>
            <w:noWrap/>
            <w:vAlign w:val="bottom"/>
            <w:hideMark/>
          </w:tcPr>
          <w:p w14:paraId="070CF3F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8" w:space="0" w:color="auto"/>
              <w:right w:val="single" w:sz="4" w:space="0" w:color="auto"/>
            </w:tcBorders>
            <w:noWrap/>
            <w:vAlign w:val="bottom"/>
            <w:hideMark/>
          </w:tcPr>
          <w:p w14:paraId="16F7E329"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8" w:space="0" w:color="auto"/>
              <w:right w:val="single" w:sz="4" w:space="0" w:color="auto"/>
            </w:tcBorders>
            <w:noWrap/>
            <w:vAlign w:val="bottom"/>
            <w:hideMark/>
          </w:tcPr>
          <w:p w14:paraId="3ED2579D"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8" w:space="0" w:color="auto"/>
              <w:right w:val="single" w:sz="4" w:space="0" w:color="auto"/>
            </w:tcBorders>
            <w:noWrap/>
            <w:vAlign w:val="bottom"/>
            <w:hideMark/>
          </w:tcPr>
          <w:p w14:paraId="2677F2F6"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8" w:space="0" w:color="auto"/>
              <w:right w:val="single" w:sz="4" w:space="0" w:color="auto"/>
            </w:tcBorders>
            <w:noWrap/>
            <w:vAlign w:val="bottom"/>
            <w:hideMark/>
          </w:tcPr>
          <w:p w14:paraId="62B0816F"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3"/>
            <w:tcBorders>
              <w:top w:val="nil"/>
              <w:left w:val="nil"/>
              <w:bottom w:val="single" w:sz="8" w:space="0" w:color="auto"/>
              <w:right w:val="single" w:sz="4" w:space="0" w:color="auto"/>
            </w:tcBorders>
            <w:noWrap/>
            <w:vAlign w:val="bottom"/>
            <w:hideMark/>
          </w:tcPr>
          <w:p w14:paraId="286276C3"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8" w:space="0" w:color="auto"/>
              <w:right w:val="single" w:sz="4" w:space="0" w:color="auto"/>
            </w:tcBorders>
            <w:noWrap/>
            <w:vAlign w:val="bottom"/>
            <w:hideMark/>
          </w:tcPr>
          <w:p w14:paraId="6472DED8"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gridSpan w:val="2"/>
            <w:tcBorders>
              <w:top w:val="nil"/>
              <w:left w:val="nil"/>
              <w:bottom w:val="single" w:sz="8" w:space="0" w:color="auto"/>
              <w:right w:val="single" w:sz="4" w:space="0" w:color="auto"/>
            </w:tcBorders>
            <w:noWrap/>
            <w:vAlign w:val="bottom"/>
            <w:hideMark/>
          </w:tcPr>
          <w:p w14:paraId="25DBF3AA"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0</w:t>
            </w:r>
          </w:p>
        </w:tc>
        <w:tc>
          <w:tcPr>
            <w:tcW w:w="508" w:type="dxa"/>
            <w:tcBorders>
              <w:top w:val="nil"/>
              <w:left w:val="nil"/>
              <w:bottom w:val="single" w:sz="8" w:space="0" w:color="auto"/>
              <w:right w:val="single" w:sz="4" w:space="0" w:color="auto"/>
            </w:tcBorders>
            <w:shd w:val="clear" w:color="87CEEB" w:fill="87CEEB"/>
            <w:noWrap/>
            <w:vAlign w:val="bottom"/>
            <w:hideMark/>
          </w:tcPr>
          <w:p w14:paraId="021F8984"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gridSpan w:val="2"/>
            <w:tcBorders>
              <w:top w:val="nil"/>
              <w:left w:val="nil"/>
              <w:bottom w:val="single" w:sz="8" w:space="0" w:color="auto"/>
              <w:right w:val="single" w:sz="4" w:space="0" w:color="auto"/>
            </w:tcBorders>
            <w:shd w:val="clear" w:color="87CEEB" w:fill="87CEEB"/>
            <w:noWrap/>
            <w:vAlign w:val="bottom"/>
            <w:hideMark/>
          </w:tcPr>
          <w:p w14:paraId="0EEB4EB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c>
          <w:tcPr>
            <w:tcW w:w="508" w:type="dxa"/>
            <w:tcBorders>
              <w:top w:val="nil"/>
              <w:left w:val="nil"/>
              <w:bottom w:val="single" w:sz="8" w:space="0" w:color="auto"/>
              <w:right w:val="single" w:sz="8" w:space="0" w:color="auto"/>
            </w:tcBorders>
            <w:shd w:val="clear" w:color="87CEEB" w:fill="87CEEB"/>
            <w:noWrap/>
            <w:vAlign w:val="bottom"/>
            <w:hideMark/>
          </w:tcPr>
          <w:p w14:paraId="743894EE" w14:textId="77777777" w:rsidR="00BB064D" w:rsidRPr="00BB064D" w:rsidRDefault="00BB064D" w:rsidP="00BB064D">
            <w:pPr>
              <w:spacing w:after="0" w:line="240" w:lineRule="auto"/>
              <w:jc w:val="right"/>
              <w:rPr>
                <w:rFonts w:ascii="Calibri" w:eastAsia="Times New Roman" w:hAnsi="Calibri" w:cs="Calibri"/>
                <w:color w:val="000000"/>
                <w:kern w:val="0"/>
                <w:sz w:val="20"/>
                <w:szCs w:val="20"/>
                <w:lang w:eastAsia="en-GB"/>
                <w14:ligatures w14:val="none"/>
              </w:rPr>
            </w:pPr>
            <w:r w:rsidRPr="00BB064D">
              <w:rPr>
                <w:rFonts w:ascii="Calibri" w:eastAsia="Times New Roman" w:hAnsi="Calibri" w:cs="Calibri"/>
                <w:color w:val="000000"/>
                <w:kern w:val="0"/>
                <w:sz w:val="20"/>
                <w:szCs w:val="20"/>
                <w:lang w:eastAsia="en-GB"/>
                <w14:ligatures w14:val="none"/>
              </w:rPr>
              <w:t>1</w:t>
            </w:r>
          </w:p>
        </w:tc>
      </w:tr>
    </w:tbl>
    <w:p w14:paraId="19C0BD9A" w14:textId="77777777" w:rsidR="00C65280" w:rsidRDefault="00C65280"/>
    <w:p w14:paraId="02137066" w14:textId="05CF4925" w:rsidR="00510B4E" w:rsidRDefault="00E57BE8">
      <w:r>
        <w:t xml:space="preserve">Link to above </w:t>
      </w:r>
      <w:r w:rsidR="00E636E0">
        <w:t>Gantt</w:t>
      </w:r>
      <w:r>
        <w:t xml:space="preserve"> chart</w:t>
      </w:r>
      <w:r w:rsidR="00E636E0">
        <w:t>:</w:t>
      </w:r>
    </w:p>
    <w:p w14:paraId="290533CB" w14:textId="2F2F7EE2" w:rsidR="00510B4E" w:rsidRDefault="00E4307C">
      <w:r>
        <w:object w:dxaOrig="1287" w:dyaOrig="837" w14:anchorId="40912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8pt;height:42pt" o:ole="">
            <v:imagedata r:id="rId13" o:title=""/>
          </v:shape>
          <o:OLEObject Type="Embed" ProgID="Excel.Sheet.12" ShapeID="_x0000_i1025" DrawAspect="Icon" ObjectID="_1822658367" r:id="rId14"/>
        </w:object>
      </w:r>
    </w:p>
    <w:p w14:paraId="27FBAF3D" w14:textId="77777777" w:rsidR="00CB12D7" w:rsidRDefault="00CB12D7"/>
    <w:p w14:paraId="34FC1640" w14:textId="15363268" w:rsidR="00BB4A52" w:rsidRDefault="00BB4A52" w:rsidP="007069A2"/>
    <w:p w14:paraId="11294D60" w14:textId="3E865C80" w:rsidR="00C95CAF" w:rsidRDefault="00C95CAF" w:rsidP="001E68B0">
      <w:pPr>
        <w:pStyle w:val="Heading2"/>
        <w:rPr>
          <w:ins w:id="366" w:author="Emily McLay" w:date="2025-09-18T17:40:00Z" w16du:dateUtc="2025-09-18T16:40:00Z"/>
        </w:rPr>
      </w:pPr>
      <w:ins w:id="367" w:author="Emily McLay" w:date="2025-09-18T17:40:00Z" w16du:dateUtc="2025-09-18T16:40:00Z">
        <w:r>
          <w:t>Considerations</w:t>
        </w:r>
      </w:ins>
    </w:p>
    <w:p w14:paraId="036EA944" w14:textId="77777777" w:rsidR="00CA42B9" w:rsidRDefault="00CA42B9" w:rsidP="00CA42B9">
      <w:pPr>
        <w:pStyle w:val="Default"/>
        <w:rPr>
          <w:ins w:id="368" w:author="Emily McLay" w:date="2025-09-18T17:44:00Z" w16du:dateUtc="2025-09-18T16:44:00Z"/>
        </w:rPr>
      </w:pPr>
    </w:p>
    <w:p w14:paraId="27E94AC9" w14:textId="7C548D7B" w:rsidR="00C95CAF" w:rsidRDefault="00CA42B9" w:rsidP="00E87585">
      <w:pPr>
        <w:pStyle w:val="Default"/>
        <w:numPr>
          <w:ilvl w:val="0"/>
          <w:numId w:val="35"/>
        </w:numPr>
        <w:rPr>
          <w:ins w:id="369" w:author="Emily McLay" w:date="2025-09-19T09:35:00Z" w16du:dateUtc="2025-09-19T08:35:00Z"/>
          <w:sz w:val="23"/>
          <w:szCs w:val="23"/>
        </w:rPr>
      </w:pPr>
      <w:ins w:id="370" w:author="Emily McLay" w:date="2025-09-18T17:44:00Z" w16du:dateUtc="2025-09-18T16:44:00Z">
        <w:r>
          <w:rPr>
            <w:sz w:val="23"/>
            <w:szCs w:val="23"/>
          </w:rPr>
          <w:t>The scope for</w:t>
        </w:r>
      </w:ins>
      <w:r w:rsidR="00FF59AF">
        <w:rPr>
          <w:sz w:val="23"/>
          <w:szCs w:val="23"/>
        </w:rPr>
        <w:t xml:space="preserve"> </w:t>
      </w:r>
      <w:ins w:id="371" w:author="Emily McLay" w:date="2025-09-18T17:52:00Z" w16du:dateUtc="2025-09-18T16:52:00Z">
        <w:r w:rsidR="00FF59AF">
          <w:rPr>
            <w:sz w:val="23"/>
            <w:szCs w:val="23"/>
          </w:rPr>
          <w:t>developing and</w:t>
        </w:r>
      </w:ins>
      <w:ins w:id="372" w:author="Emily McLay" w:date="2025-09-18T17:44:00Z" w16du:dateUtc="2025-09-18T16:44:00Z">
        <w:r>
          <w:rPr>
            <w:sz w:val="23"/>
            <w:szCs w:val="23"/>
          </w:rPr>
          <w:t xml:space="preserve"> implementing the Post-Race Media Optimiser is to</w:t>
        </w:r>
      </w:ins>
      <w:ins w:id="373" w:author="Emily McLay" w:date="2025-09-18T17:47:00Z" w16du:dateUtc="2025-09-18T16:47:00Z">
        <w:r w:rsidR="003F446A">
          <w:rPr>
            <w:sz w:val="23"/>
            <w:szCs w:val="23"/>
          </w:rPr>
          <w:t xml:space="preserve"> </w:t>
        </w:r>
        <w:commentRangeStart w:id="374"/>
        <w:commentRangeStart w:id="375"/>
        <w:r w:rsidR="003F446A">
          <w:rPr>
            <w:sz w:val="23"/>
            <w:szCs w:val="23"/>
          </w:rPr>
          <w:t>ex</w:t>
        </w:r>
      </w:ins>
      <w:ins w:id="376" w:author="Emily McLay" w:date="2025-09-18T17:48:00Z" w16du:dateUtc="2025-09-18T16:48:00Z">
        <w:r w:rsidR="00D32B84">
          <w:rPr>
            <w:sz w:val="23"/>
            <w:szCs w:val="23"/>
          </w:rPr>
          <w:t>pire</w:t>
        </w:r>
      </w:ins>
      <w:commentRangeEnd w:id="374"/>
      <w:ins w:id="377" w:author="Emily McLay" w:date="2025-09-18T17:57:00Z" w16du:dateUtc="2025-09-18T16:57:00Z">
        <w:r w:rsidR="000E4406">
          <w:rPr>
            <w:rStyle w:val="CommentReference"/>
            <w:rFonts w:asciiTheme="minorHAnsi" w:hAnsiTheme="minorHAnsi" w:cstheme="minorBidi"/>
            <w:color w:val="auto"/>
            <w:kern w:val="2"/>
          </w:rPr>
          <w:commentReference w:id="374"/>
        </w:r>
      </w:ins>
      <w:commentRangeEnd w:id="375"/>
      <w:r w:rsidR="00AB5394">
        <w:rPr>
          <w:rStyle w:val="CommentReference"/>
          <w:rFonts w:asciiTheme="minorHAnsi" w:hAnsiTheme="minorHAnsi" w:cstheme="minorBidi"/>
          <w:color w:val="auto"/>
          <w:kern w:val="2"/>
        </w:rPr>
        <w:commentReference w:id="375"/>
      </w:r>
      <w:ins w:id="378" w:author="Emily McLay" w:date="2025-09-18T17:46:00Z" w16du:dateUtc="2025-09-18T16:46:00Z">
        <w:r w:rsidR="00A94E5B">
          <w:rPr>
            <w:sz w:val="23"/>
            <w:szCs w:val="23"/>
          </w:rPr>
          <w:t xml:space="preserve"> </w:t>
        </w:r>
        <w:r w:rsidR="003F446A">
          <w:rPr>
            <w:sz w:val="23"/>
            <w:szCs w:val="23"/>
          </w:rPr>
          <w:t xml:space="preserve">no earlier than the </w:t>
        </w:r>
      </w:ins>
      <w:ins w:id="379" w:author="Emily McLay" w:date="2025-09-18T17:48:00Z" w16du:dateUtc="2025-09-18T16:48:00Z">
        <w:r w:rsidR="00D32B84">
          <w:rPr>
            <w:sz w:val="23"/>
            <w:szCs w:val="23"/>
          </w:rPr>
          <w:t xml:space="preserve">conclusion of </w:t>
        </w:r>
      </w:ins>
      <w:ins w:id="380" w:author="Emily McLay" w:date="2025-09-18T17:46:00Z" w16du:dateUtc="2025-09-18T16:46:00Z">
        <w:r w:rsidR="00A94E5B">
          <w:rPr>
            <w:sz w:val="23"/>
            <w:szCs w:val="23"/>
          </w:rPr>
          <w:t>Season 12</w:t>
        </w:r>
      </w:ins>
      <w:ins w:id="381" w:author="Emily McLay" w:date="2025-09-18T17:48:00Z" w16du:dateUtc="2025-09-18T16:48:00Z">
        <w:r w:rsidR="00D32B84">
          <w:rPr>
            <w:sz w:val="23"/>
            <w:szCs w:val="23"/>
          </w:rPr>
          <w:t xml:space="preserve"> of the ABB FIA Formula E World Championship</w:t>
        </w:r>
        <w:r w:rsidR="00684D97">
          <w:rPr>
            <w:sz w:val="23"/>
            <w:szCs w:val="23"/>
          </w:rPr>
          <w:t xml:space="preserve">. </w:t>
        </w:r>
      </w:ins>
      <w:ins w:id="382" w:author="Emily McLay" w:date="2025-09-18T17:50:00Z" w16du:dateUtc="2025-09-18T16:50:00Z">
        <w:r w:rsidR="008076F1">
          <w:rPr>
            <w:sz w:val="23"/>
            <w:szCs w:val="23"/>
          </w:rPr>
          <w:t>At this point,</w:t>
        </w:r>
        <w:r w:rsidR="00D6633D">
          <w:rPr>
            <w:sz w:val="23"/>
            <w:szCs w:val="23"/>
          </w:rPr>
          <w:t xml:space="preserve"> </w:t>
        </w:r>
      </w:ins>
      <w:ins w:id="383" w:author="Emily McLay" w:date="2025-09-18T17:48:00Z" w16du:dateUtc="2025-09-18T16:48:00Z">
        <w:r w:rsidR="00684D97">
          <w:rPr>
            <w:sz w:val="23"/>
            <w:szCs w:val="23"/>
          </w:rPr>
          <w:t xml:space="preserve">TCS and Jaguar TCS Racing </w:t>
        </w:r>
      </w:ins>
      <w:ins w:id="384" w:author="Emily McLay" w:date="2025-09-18T17:50:00Z" w16du:dateUtc="2025-09-18T16:50:00Z">
        <w:r w:rsidR="008076F1">
          <w:rPr>
            <w:sz w:val="23"/>
            <w:szCs w:val="23"/>
          </w:rPr>
          <w:t>can extend the terms of this scope</w:t>
        </w:r>
      </w:ins>
      <w:ins w:id="385" w:author="Emily McLay" w:date="2025-09-18T17:51:00Z" w16du:dateUtc="2025-09-18T16:51:00Z">
        <w:r w:rsidR="00BF6F9E">
          <w:rPr>
            <w:sz w:val="23"/>
            <w:szCs w:val="23"/>
          </w:rPr>
          <w:t xml:space="preserve"> </w:t>
        </w:r>
        <w:r w:rsidR="00E87585">
          <w:rPr>
            <w:sz w:val="23"/>
            <w:szCs w:val="23"/>
          </w:rPr>
          <w:t>to a later date.</w:t>
        </w:r>
      </w:ins>
    </w:p>
    <w:p w14:paraId="2A91DD9D" w14:textId="06CAB190" w:rsidR="00435DA8" w:rsidRDefault="00E741F5" w:rsidP="00E87585">
      <w:pPr>
        <w:pStyle w:val="Default"/>
        <w:numPr>
          <w:ilvl w:val="0"/>
          <w:numId w:val="35"/>
        </w:numPr>
        <w:rPr>
          <w:ins w:id="386" w:author="Emily McLay" w:date="2025-09-19T09:41:00Z" w16du:dateUtc="2025-09-19T08:41:00Z"/>
          <w:sz w:val="23"/>
          <w:szCs w:val="23"/>
        </w:rPr>
      </w:pPr>
      <w:ins w:id="387" w:author="Emily McLay" w:date="2025-09-19T09:37:00Z" w16du:dateUtc="2025-09-19T08:37:00Z">
        <w:r>
          <w:rPr>
            <w:sz w:val="23"/>
            <w:szCs w:val="23"/>
          </w:rPr>
          <w:t>Following the conclusion of Season 12 of the ABB FIA Formula E World Championship, T</w:t>
        </w:r>
      </w:ins>
      <w:ins w:id="388" w:author="Emily McLay" w:date="2025-09-19T09:38:00Z" w16du:dateUtc="2025-09-19T08:38:00Z">
        <w:r>
          <w:rPr>
            <w:sz w:val="23"/>
            <w:szCs w:val="23"/>
          </w:rPr>
          <w:t xml:space="preserve">CS and Jaguar TCS Racing will review the </w:t>
        </w:r>
        <w:r w:rsidR="001110BA">
          <w:rPr>
            <w:sz w:val="23"/>
            <w:szCs w:val="23"/>
          </w:rPr>
          <w:t xml:space="preserve">efficacy of the Post-Race Media Optimiser tool to identify future </w:t>
        </w:r>
        <w:r w:rsidR="000D4A49">
          <w:rPr>
            <w:sz w:val="23"/>
            <w:szCs w:val="23"/>
          </w:rPr>
          <w:t>usability and potential evolution of the t</w:t>
        </w:r>
      </w:ins>
      <w:ins w:id="389" w:author="Emily McLay" w:date="2025-09-19T09:39:00Z" w16du:dateUtc="2025-09-19T08:39:00Z">
        <w:r w:rsidR="000D4A49">
          <w:rPr>
            <w:sz w:val="23"/>
            <w:szCs w:val="23"/>
          </w:rPr>
          <w:t>ool for Season 13.</w:t>
        </w:r>
      </w:ins>
    </w:p>
    <w:p w14:paraId="6F062D2F" w14:textId="480EB4A7" w:rsidR="379C8C30" w:rsidRPr="00823921" w:rsidRDefault="007A3372" w:rsidP="00823921">
      <w:pPr>
        <w:pStyle w:val="Default"/>
        <w:numPr>
          <w:ilvl w:val="0"/>
          <w:numId w:val="35"/>
        </w:numPr>
        <w:rPr>
          <w:ins w:id="390" w:author="Emily McLay" w:date="2025-09-25T09:47:00Z" w16du:dateUtc="2025-09-25T08:47:00Z"/>
          <w:sz w:val="23"/>
          <w:szCs w:val="23"/>
        </w:rPr>
      </w:pPr>
      <w:ins w:id="391" w:author="Emily McLay" w:date="2025-09-19T09:41:00Z">
        <w:r w:rsidRPr="763B6779">
          <w:rPr>
            <w:sz w:val="23"/>
            <w:szCs w:val="23"/>
          </w:rPr>
          <w:t xml:space="preserve">The scope of this project falls </w:t>
        </w:r>
      </w:ins>
      <w:ins w:id="392" w:author="Emily McLay" w:date="2025-09-19T09:45:00Z">
        <w:r w:rsidR="00B0673C" w:rsidRPr="763B6779">
          <w:rPr>
            <w:sz w:val="23"/>
            <w:szCs w:val="23"/>
          </w:rPr>
          <w:t>within the remit of the</w:t>
        </w:r>
      </w:ins>
      <w:ins w:id="393" w:author="Emily McLay" w:date="2025-09-19T09:41:00Z">
        <w:r w:rsidRPr="763B6779">
          <w:rPr>
            <w:sz w:val="23"/>
            <w:szCs w:val="23"/>
          </w:rPr>
          <w:t xml:space="preserve"> Jaguar TCS Racing commercial team </w:t>
        </w:r>
      </w:ins>
      <w:ins w:id="394" w:author="Emily McLay" w:date="2025-09-19T09:45:00Z">
        <w:r w:rsidR="00B0673C" w:rsidRPr="763B6779">
          <w:rPr>
            <w:sz w:val="23"/>
            <w:szCs w:val="23"/>
          </w:rPr>
          <w:t>and is therefore exempt from</w:t>
        </w:r>
      </w:ins>
      <w:ins w:id="395" w:author="Emily McLay" w:date="2025-09-19T09:42:00Z">
        <w:r w:rsidR="009524D9" w:rsidRPr="763B6779">
          <w:rPr>
            <w:sz w:val="23"/>
            <w:szCs w:val="23"/>
          </w:rPr>
          <w:t xml:space="preserve"> cost cap regulations. </w:t>
        </w:r>
      </w:ins>
      <w:ins w:id="396" w:author="Emily McLay" w:date="2025-09-19T09:46:00Z">
        <w:r w:rsidR="00B0673C" w:rsidRPr="763B6779">
          <w:rPr>
            <w:sz w:val="23"/>
            <w:szCs w:val="23"/>
          </w:rPr>
          <w:t xml:space="preserve">As such, </w:t>
        </w:r>
      </w:ins>
      <w:ins w:id="397" w:author="Emily McLay" w:date="2025-09-19T09:47:00Z">
        <w:r w:rsidR="005F3CF5" w:rsidRPr="763B6779">
          <w:rPr>
            <w:sz w:val="23"/>
            <w:szCs w:val="23"/>
          </w:rPr>
          <w:t>its</w:t>
        </w:r>
      </w:ins>
      <w:ins w:id="398" w:author="Emily McLay" w:date="2025-09-19T09:46:00Z">
        <w:r w:rsidR="00B0673C" w:rsidRPr="763B6779">
          <w:rPr>
            <w:sz w:val="23"/>
            <w:szCs w:val="23"/>
          </w:rPr>
          <w:t xml:space="preserve"> deliv</w:t>
        </w:r>
        <w:r w:rsidR="003E54E9" w:rsidRPr="763B6779">
          <w:rPr>
            <w:sz w:val="23"/>
            <w:szCs w:val="23"/>
          </w:rPr>
          <w:t>ery must comply with the following requirement:</w:t>
        </w:r>
      </w:ins>
      <w:ins w:id="399" w:author="Emily McLay" w:date="2025-09-19T09:43:00Z">
        <w:r w:rsidR="00230217" w:rsidRPr="763B6779">
          <w:rPr>
            <w:sz w:val="23"/>
            <w:szCs w:val="23"/>
          </w:rPr>
          <w:t xml:space="preserve"> </w:t>
        </w:r>
      </w:ins>
      <w:ins w:id="400" w:author="Emily McLay" w:date="2025-09-19T09:46:00Z">
        <w:r w:rsidR="003E54E9" w:rsidRPr="763B6779">
          <w:rPr>
            <w:sz w:val="23"/>
            <w:szCs w:val="23"/>
          </w:rPr>
          <w:t xml:space="preserve">the tool must be developed using JLR-issued devices in order to successfully migrate the tool to the </w:t>
        </w:r>
      </w:ins>
      <w:ins w:id="401" w:author="Emily McLay" w:date="2025-09-19T09:47:00Z">
        <w:r w:rsidR="005F3CF5" w:rsidRPr="763B6779">
          <w:rPr>
            <w:sz w:val="23"/>
            <w:szCs w:val="23"/>
          </w:rPr>
          <w:t xml:space="preserve">end </w:t>
        </w:r>
        <w:commentRangeStart w:id="402"/>
        <w:commentRangeStart w:id="403"/>
        <w:r w:rsidR="005F3CF5" w:rsidRPr="763B6779">
          <w:rPr>
            <w:sz w:val="23"/>
            <w:szCs w:val="23"/>
          </w:rPr>
          <w:t>users</w:t>
        </w:r>
      </w:ins>
      <w:commentRangeEnd w:id="402"/>
      <w:r>
        <w:rPr>
          <w:rStyle w:val="CommentReference"/>
        </w:rPr>
        <w:commentReference w:id="402"/>
      </w:r>
      <w:commentRangeEnd w:id="403"/>
      <w:r w:rsidR="00E5271C">
        <w:rPr>
          <w:rStyle w:val="CommentReference"/>
          <w:rFonts w:asciiTheme="minorHAnsi" w:hAnsiTheme="minorHAnsi" w:cstheme="minorBidi"/>
          <w:color w:val="auto"/>
          <w:kern w:val="2"/>
        </w:rPr>
        <w:commentReference w:id="403"/>
      </w:r>
      <w:ins w:id="404" w:author="Emily McLay" w:date="2025-09-19T09:47:00Z">
        <w:r w:rsidR="005F3CF5" w:rsidRPr="763B6779">
          <w:rPr>
            <w:sz w:val="23"/>
            <w:szCs w:val="23"/>
          </w:rPr>
          <w:t>.</w:t>
        </w:r>
      </w:ins>
    </w:p>
    <w:p w14:paraId="5715A311" w14:textId="2CB8F674" w:rsidR="00823921" w:rsidRDefault="00823921" w:rsidP="763B6779">
      <w:pPr>
        <w:pStyle w:val="Default"/>
        <w:numPr>
          <w:ilvl w:val="0"/>
          <w:numId w:val="35"/>
        </w:numPr>
        <w:rPr>
          <w:ins w:id="405" w:author="Emily McLay" w:date="2025-09-18T17:40:00Z" w16du:dateUtc="2025-09-18T16:40:00Z"/>
          <w:sz w:val="23"/>
          <w:szCs w:val="23"/>
        </w:rPr>
      </w:pPr>
      <w:commentRangeStart w:id="406"/>
      <w:ins w:id="407" w:author="Emily McLay" w:date="2025-09-25T09:47:00Z" w16du:dateUtc="2025-09-25T08:47:00Z">
        <w:r w:rsidRPr="763B6779">
          <w:rPr>
            <w:sz w:val="23"/>
            <w:szCs w:val="23"/>
          </w:rPr>
          <w:t xml:space="preserve">IP ownership </w:t>
        </w:r>
      </w:ins>
      <w:commentRangeEnd w:id="406"/>
      <w:ins w:id="408" w:author="Emily McLay" w:date="2025-09-30T11:05:00Z" w16du:dateUtc="2025-09-30T10:05:00Z">
        <w:r w:rsidR="00765594">
          <w:rPr>
            <w:rStyle w:val="CommentReference"/>
            <w:rFonts w:asciiTheme="minorHAnsi" w:hAnsiTheme="minorHAnsi" w:cstheme="minorBidi"/>
            <w:color w:val="auto"/>
            <w:kern w:val="2"/>
          </w:rPr>
          <w:commentReference w:id="406"/>
        </w:r>
      </w:ins>
      <w:ins w:id="409" w:author="Emily McLay" w:date="2025-09-25T09:47:00Z" w16du:dateUtc="2025-09-25T08:47:00Z">
        <w:r w:rsidRPr="763B6779">
          <w:rPr>
            <w:sz w:val="23"/>
            <w:szCs w:val="23"/>
          </w:rPr>
          <w:t>– all IP in the tool will be [jointly] owned with licensing arrangements in place for the parties to use it.</w:t>
        </w:r>
      </w:ins>
    </w:p>
    <w:p w14:paraId="46C20EBD" w14:textId="77777777" w:rsidR="00C95CAF" w:rsidRDefault="00C95CAF" w:rsidP="001E68B0">
      <w:pPr>
        <w:pStyle w:val="Heading2"/>
        <w:rPr>
          <w:ins w:id="410" w:author="Emily McLay" w:date="2025-09-18T17:40:00Z" w16du:dateUtc="2025-09-18T16:40:00Z"/>
        </w:rPr>
      </w:pPr>
    </w:p>
    <w:p w14:paraId="0F615A30" w14:textId="5A31E243" w:rsidR="00C634D6" w:rsidRDefault="00C634D6" w:rsidP="001E68B0">
      <w:pPr>
        <w:pStyle w:val="Heading2"/>
        <w:rPr>
          <w:ins w:id="411" w:author="Emily McLay" w:date="2025-09-18T16:45:00Z" w16du:dateUtc="2025-09-18T15:45:00Z"/>
        </w:rPr>
      </w:pPr>
      <w:ins w:id="412" w:author="Emily McLay" w:date="2025-09-18T16:45:00Z" w16du:dateUtc="2025-09-18T15:45:00Z">
        <w:r>
          <w:t>Budget</w:t>
        </w:r>
      </w:ins>
    </w:p>
    <w:p w14:paraId="4ECCDD83" w14:textId="68E678F5" w:rsidR="00C634D6" w:rsidRDefault="00F549F5">
      <w:pPr>
        <w:pStyle w:val="ListParagraph"/>
        <w:numPr>
          <w:ilvl w:val="0"/>
          <w:numId w:val="32"/>
        </w:numPr>
        <w:rPr>
          <w:ins w:id="413" w:author="Emily McLay" w:date="2025-09-18T16:46:00Z" w16du:dateUtc="2025-09-18T15:46:00Z"/>
        </w:rPr>
      </w:pPr>
      <w:ins w:id="414" w:author="Emily McLay" w:date="2025-09-25T09:52:00Z" w16du:dateUtc="2025-09-25T08:52:00Z">
        <w:r>
          <w:t xml:space="preserve">All </w:t>
        </w:r>
      </w:ins>
      <w:ins w:id="415" w:author="Emily McLay" w:date="2025-09-18T16:45:00Z">
        <w:r w:rsidR="00C634D6" w:rsidRPr="00C634D6">
          <w:t xml:space="preserve">costs associated with the </w:t>
        </w:r>
      </w:ins>
      <w:ins w:id="416" w:author="Charlotte Burden" w:date="2025-09-19T16:50:00Z" w16du:dateUtc="2025-09-19T15:50:00Z">
        <w:r w:rsidR="00560951">
          <w:t>development</w:t>
        </w:r>
      </w:ins>
      <w:ins w:id="417" w:author="Charlotte Burden" w:date="2025-09-22T09:52:00Z" w16du:dateUtc="2025-09-22T08:52:00Z">
        <w:r w:rsidR="000522BE">
          <w:t>,</w:t>
        </w:r>
      </w:ins>
      <w:ins w:id="418" w:author="Charlotte Burden" w:date="2025-09-19T16:50:00Z" w16du:dateUtc="2025-09-19T15:50:00Z">
        <w:r w:rsidR="00560951">
          <w:t xml:space="preserve"> </w:t>
        </w:r>
      </w:ins>
      <w:ins w:id="419" w:author="Emily McLay" w:date="2025-09-18T16:45:00Z">
        <w:r w:rsidR="00C634D6" w:rsidRPr="00C634D6">
          <w:t>delivery</w:t>
        </w:r>
      </w:ins>
      <w:ins w:id="420" w:author="Charlotte Burden" w:date="2025-09-22T09:52:00Z" w16du:dateUtc="2025-09-22T08:52:00Z">
        <w:r w:rsidR="000522BE">
          <w:t>, implementation and optimisation</w:t>
        </w:r>
      </w:ins>
      <w:ins w:id="421" w:author="Emily McLay" w:date="2025-09-18T16:45:00Z">
        <w:r w:rsidR="00C634D6" w:rsidRPr="00C634D6">
          <w:t xml:space="preserve"> of this project will be at TCS’ expense. This includes but is not limited </w:t>
        </w:r>
      </w:ins>
      <w:ins w:id="422" w:author="Emily McLay" w:date="2025-09-18T16:51:00Z" w16du:dateUtc="2025-09-18T15:51:00Z">
        <w:r w:rsidR="000E2322" w:rsidRPr="00C634D6">
          <w:t>to</w:t>
        </w:r>
      </w:ins>
      <w:ins w:id="423" w:author="Emily McLay" w:date="2025-09-18T16:45:00Z">
        <w:r w:rsidR="00C634D6" w:rsidRPr="00C634D6">
          <w:t xml:space="preserve"> any consultancy fee</w:t>
        </w:r>
      </w:ins>
      <w:ins w:id="424" w:author="Emily McLay" w:date="2025-09-18T16:51:00Z" w16du:dateUtc="2025-09-18T15:51:00Z">
        <w:r w:rsidR="000E2322">
          <w:t>; and</w:t>
        </w:r>
      </w:ins>
      <w:ins w:id="425" w:author="Emily McLay" w:date="2025-09-18T16:45:00Z">
        <w:r w:rsidR="00C634D6" w:rsidRPr="00C634D6">
          <w:t xml:space="preserve"> </w:t>
        </w:r>
      </w:ins>
      <w:ins w:id="426" w:author="Emily McLay" w:date="2025-09-18T16:46:00Z" w16du:dateUtc="2025-09-18T15:46:00Z">
        <w:r w:rsidR="00674B28">
          <w:t>a</w:t>
        </w:r>
      </w:ins>
      <w:ins w:id="427" w:author="Emily McLay" w:date="2025-09-18T16:45:00Z">
        <w:r w:rsidR="00C634D6" w:rsidRPr="00C634D6">
          <w:t xml:space="preserve">ny cost associated with the </w:t>
        </w:r>
      </w:ins>
      <w:ins w:id="428" w:author="Emily McLay" w:date="2025-09-18T16:51:00Z" w16du:dateUtc="2025-09-18T15:51:00Z">
        <w:r w:rsidR="000E2322">
          <w:t xml:space="preserve">development and </w:t>
        </w:r>
      </w:ins>
      <w:ins w:id="429" w:author="Emily McLay" w:date="2025-09-18T16:45:00Z">
        <w:r w:rsidR="00C634D6" w:rsidRPr="00C634D6">
          <w:t xml:space="preserve">implementation of </w:t>
        </w:r>
      </w:ins>
      <w:ins w:id="430" w:author="Emily McLay" w:date="2025-09-18T16:46:00Z" w16du:dateUtc="2025-09-18T15:46:00Z">
        <w:r w:rsidR="00674B28">
          <w:t xml:space="preserve">the </w:t>
        </w:r>
      </w:ins>
      <w:ins w:id="431" w:author="Emily McLay" w:date="2025-09-19T09:35:00Z" w16du:dateUtc="2025-09-19T08:35:00Z">
        <w:r w:rsidR="00F95A13">
          <w:t>Post-Race Media Optimiser tool</w:t>
        </w:r>
      </w:ins>
      <w:ins w:id="432" w:author="Emily McLay" w:date="2025-09-18T16:45:00Z">
        <w:r w:rsidR="00C634D6" w:rsidRPr="00C634D6">
          <w:t xml:space="preserve">. </w:t>
        </w:r>
      </w:ins>
    </w:p>
    <w:p w14:paraId="37B0700A" w14:textId="76777BDE" w:rsidR="00C634D6" w:rsidRPr="00C634D6" w:rsidRDefault="00643A1C" w:rsidP="00CD033E">
      <w:pPr>
        <w:pStyle w:val="ListParagraph"/>
        <w:numPr>
          <w:ilvl w:val="0"/>
          <w:numId w:val="32"/>
        </w:numPr>
        <w:rPr>
          <w:ins w:id="433" w:author="Emily McLay" w:date="2025-09-18T16:45:00Z" w16du:dateUtc="2025-09-18T15:45:00Z"/>
        </w:rPr>
      </w:pPr>
      <w:ins w:id="434" w:author="Emily McLay" w:date="2025-09-18T16:47:00Z" w16du:dateUtc="2025-09-18T15:47:00Z">
        <w:r>
          <w:t>A</w:t>
        </w:r>
      </w:ins>
      <w:ins w:id="435" w:author="Emily McLay" w:date="2025-09-22T10:16:00Z" w16du:dateUtc="2025-09-22T09:16:00Z">
        <w:r w:rsidR="008D2B6C">
          <w:t>ll</w:t>
        </w:r>
      </w:ins>
      <w:ins w:id="436" w:author="Emily McLay" w:date="2025-09-18T16:47:00Z" w16du:dateUtc="2025-09-18T15:47:00Z">
        <w:r>
          <w:t xml:space="preserve"> ongoing monitoring</w:t>
        </w:r>
      </w:ins>
      <w:ins w:id="437" w:author="Emily McLay" w:date="2025-09-19T09:34:00Z" w16du:dateUtc="2025-09-19T08:34:00Z">
        <w:r w:rsidR="00A65613">
          <w:t>, maintenance</w:t>
        </w:r>
      </w:ins>
      <w:ins w:id="438" w:author="Emily McLay" w:date="2025-09-18T16:47:00Z" w16du:dateUtc="2025-09-18T15:47:00Z">
        <w:r>
          <w:t xml:space="preserve"> and optimisation costs associated with the project </w:t>
        </w:r>
      </w:ins>
      <w:ins w:id="439" w:author="Emily McLay" w:date="2025-09-18T16:52:00Z" w16du:dateUtc="2025-09-18T15:52:00Z">
        <w:r w:rsidR="00D624E4">
          <w:t xml:space="preserve">once the </w:t>
        </w:r>
      </w:ins>
      <w:ins w:id="440" w:author="Emily McLay" w:date="2025-09-19T09:35:00Z" w16du:dateUtc="2025-09-19T08:35:00Z">
        <w:r w:rsidR="00F95A13">
          <w:t>Post-Race Media Optimi</w:t>
        </w:r>
      </w:ins>
      <w:ins w:id="441" w:author="Emily McLay" w:date="2025-09-19T09:37:00Z" w16du:dateUtc="2025-09-19T08:37:00Z">
        <w:r w:rsidR="001366BA">
          <w:t>s</w:t>
        </w:r>
      </w:ins>
      <w:ins w:id="442" w:author="Emily McLay" w:date="2025-09-19T09:35:00Z" w16du:dateUtc="2025-09-19T08:35:00Z">
        <w:r w:rsidR="00F95A13">
          <w:t>er tool</w:t>
        </w:r>
      </w:ins>
      <w:ins w:id="443" w:author="Emily McLay" w:date="2025-09-18T16:52:00Z" w16du:dateUtc="2025-09-18T15:52:00Z">
        <w:r w:rsidR="00D624E4">
          <w:t xml:space="preserve"> ha</w:t>
        </w:r>
      </w:ins>
      <w:ins w:id="444" w:author="Emily McLay" w:date="2025-09-19T09:35:00Z" w16du:dateUtc="2025-09-19T08:35:00Z">
        <w:r w:rsidR="00F95A13">
          <w:t>s</w:t>
        </w:r>
      </w:ins>
      <w:ins w:id="445" w:author="Emily McLay" w:date="2025-09-18T16:52:00Z" w16du:dateUtc="2025-09-18T15:52:00Z">
        <w:r w:rsidR="00D624E4">
          <w:t xml:space="preserve"> been embedded </w:t>
        </w:r>
      </w:ins>
      <w:ins w:id="446" w:author="Emily McLay" w:date="2025-09-18T16:47:00Z" w16du:dateUtc="2025-09-18T15:47:00Z">
        <w:r>
          <w:t>will be at TCS’s expense.</w:t>
        </w:r>
      </w:ins>
    </w:p>
    <w:p w14:paraId="35387F52" w14:textId="77777777" w:rsidR="00C634D6" w:rsidRDefault="00C634D6" w:rsidP="001E68B0">
      <w:pPr>
        <w:pStyle w:val="Heading2"/>
        <w:rPr>
          <w:ins w:id="447" w:author="Emily McLay" w:date="2025-09-18T16:45:00Z" w16du:dateUtc="2025-09-18T15:45:00Z"/>
        </w:rPr>
      </w:pPr>
    </w:p>
    <w:p w14:paraId="53740E3E" w14:textId="34803330" w:rsidR="00BB4A52" w:rsidRPr="00BB4A52" w:rsidRDefault="00BB4A52" w:rsidP="001E68B0">
      <w:pPr>
        <w:pStyle w:val="Heading2"/>
        <w:rPr>
          <w:ins w:id="448" w:author="Emily McLay" w:date="2025-09-18T14:02:00Z"/>
        </w:rPr>
      </w:pPr>
      <w:ins w:id="449" w:author="Emily McLay" w:date="2025-09-18T14:02:00Z">
        <w:r w:rsidRPr="00BB4A52">
          <w:t>Confidential Information and Intellectual Property</w:t>
        </w:r>
        <w:r w:rsidRPr="00BB4A52">
          <w:rPr>
            <w:b/>
            <w:bCs/>
          </w:rPr>
          <w:t xml:space="preserve"> </w:t>
        </w:r>
      </w:ins>
    </w:p>
    <w:p w14:paraId="26533C9D" w14:textId="6AF269EC" w:rsidR="00BB4A52" w:rsidRDefault="00BB4A52" w:rsidP="00BB4A52">
      <w:pPr>
        <w:rPr>
          <w:ins w:id="450" w:author="Emily McLay" w:date="2025-09-18T14:40:00Z" w16du:dateUtc="2025-09-18T13:40:00Z"/>
        </w:rPr>
      </w:pPr>
      <w:ins w:id="451" w:author="Emily McLay" w:date="2025-09-18T14:02:00Z">
        <w:r w:rsidRPr="00BB4A52">
          <w:t xml:space="preserve">All information and IP disclosed between the parties during this project remains in the ownership of the disclosing party and is confidential information for the purposes of clause 17 of the Sponsorship Agreement. As such, the confidential information must not be divulged to any other person and cannot be used other than for the purpose of </w:t>
        </w:r>
      </w:ins>
      <w:ins w:id="452" w:author="Emily McLay" w:date="2025-09-18T14:06:00Z" w16du:dateUtc="2025-09-18T13:06:00Z">
        <w:r w:rsidR="00FD6219">
          <w:t>developing</w:t>
        </w:r>
      </w:ins>
      <w:r w:rsidR="008C4D7E">
        <w:t xml:space="preserve"> </w:t>
      </w:r>
      <w:ins w:id="453" w:author="Emily McLay" w:date="2025-09-18T17:38:00Z" w16du:dateUtc="2025-09-18T16:38:00Z">
        <w:r w:rsidR="008C4D7E">
          <w:t>and implementing</w:t>
        </w:r>
      </w:ins>
      <w:ins w:id="454" w:author="Emily McLay" w:date="2025-09-18T14:06:00Z" w16du:dateUtc="2025-09-18T13:06:00Z">
        <w:r w:rsidR="00FD6219">
          <w:t xml:space="preserve"> the</w:t>
        </w:r>
      </w:ins>
      <w:ins w:id="455" w:author="Emily McLay" w:date="2025-09-18T14:02:00Z">
        <w:r w:rsidRPr="00BB4A52">
          <w:t xml:space="preserve"> technical product</w:t>
        </w:r>
      </w:ins>
      <w:ins w:id="456" w:author="Emily McLay" w:date="2025-09-18T17:38:00Z" w16du:dateUtc="2025-09-18T16:38:00Z">
        <w:r w:rsidR="00FB4A81">
          <w:t>,</w:t>
        </w:r>
      </w:ins>
      <w:ins w:id="457" w:author="Emily McLay" w:date="2025-09-18T14:02:00Z">
        <w:r w:rsidRPr="00BB4A52">
          <w:t xml:space="preserve"> and consultancy opportunities</w:t>
        </w:r>
      </w:ins>
      <w:ins w:id="458" w:author="Emily McLay" w:date="2025-09-18T14:06:00Z" w16du:dateUtc="2025-09-18T13:06:00Z">
        <w:r w:rsidR="00FD6219">
          <w:t xml:space="preserve"> thereafter</w:t>
        </w:r>
      </w:ins>
      <w:ins w:id="459" w:author="Emily McLay" w:date="2025-09-18T14:02:00Z">
        <w:r w:rsidRPr="00BB4A52">
          <w:t xml:space="preserve">. </w:t>
        </w:r>
      </w:ins>
    </w:p>
    <w:p w14:paraId="6DDF83BD" w14:textId="0DAAEB73" w:rsidR="00922A60" w:rsidRPr="00BB4A52" w:rsidRDefault="004A0B89" w:rsidP="00BB4A52">
      <w:pPr>
        <w:rPr>
          <w:ins w:id="460" w:author="Emily McLay" w:date="2025-09-18T14:02:00Z"/>
        </w:rPr>
      </w:pPr>
      <w:ins w:id="461" w:author="Emily McLay" w:date="2025-09-18T14:41:00Z" w16du:dateUtc="2025-09-18T13:41:00Z">
        <w:r>
          <w:t>The development of the Post-Race Media Optimiser tool will be under embarg</w:t>
        </w:r>
      </w:ins>
      <w:ins w:id="462" w:author="Emily McLay" w:date="2025-09-18T14:42:00Z" w16du:dateUtc="2025-09-18T13:42:00Z">
        <w:r>
          <w:t xml:space="preserve">o until the tool has been developed, </w:t>
        </w:r>
        <w:r w:rsidR="007936E7">
          <w:t xml:space="preserve">approved and embedded within the Jaguar TCS Racing commercial team. </w:t>
        </w:r>
      </w:ins>
      <w:ins w:id="463" w:author="Emily McLay" w:date="2025-09-18T14:43:00Z" w16du:dateUtc="2025-09-18T13:43:00Z">
        <w:r w:rsidR="00586B70">
          <w:t>Following the development of the tool, TCS and Jaguar TCS Racing will agree on the messaging</w:t>
        </w:r>
      </w:ins>
      <w:ins w:id="464" w:author="Emily McLay" w:date="2025-09-18T14:59:00Z" w16du:dateUtc="2025-09-18T13:59:00Z">
        <w:r w:rsidR="00B97C81">
          <w:t xml:space="preserve"> that will be</w:t>
        </w:r>
        <w:r w:rsidR="001E3F2A">
          <w:t xml:space="preserve"> used to </w:t>
        </w:r>
      </w:ins>
      <w:ins w:id="465" w:author="Emily McLay" w:date="2025-09-19T13:26:00Z" w16du:dateUtc="2025-09-19T12:26:00Z">
        <w:r w:rsidR="008338B6">
          <w:t xml:space="preserve">talk about </w:t>
        </w:r>
      </w:ins>
      <w:ins w:id="466" w:author="Emily McLay" w:date="2025-09-18T14:59:00Z" w16du:dateUtc="2025-09-18T13:59:00Z">
        <w:r w:rsidR="001E3F2A">
          <w:t>the project</w:t>
        </w:r>
      </w:ins>
      <w:ins w:id="467" w:author="Emily McLay" w:date="2025-09-18T14:45:00Z" w16du:dateUtc="2025-09-18T13:45:00Z">
        <w:r w:rsidR="004335D1">
          <w:t>.</w:t>
        </w:r>
      </w:ins>
    </w:p>
    <w:p w14:paraId="3BF5EC3A" w14:textId="44C78B82" w:rsidR="000F3756" w:rsidRDefault="00BB4A52" w:rsidP="00BB4A52">
      <w:pPr>
        <w:rPr>
          <w:ins w:id="468" w:author="Emily McLay" w:date="2025-09-18T14:03:00Z" w16du:dateUtc="2025-09-18T13:03:00Z"/>
        </w:rPr>
      </w:pPr>
      <w:ins w:id="469" w:author="Emily McLay" w:date="2025-09-18T14:02:00Z">
        <w:r w:rsidRPr="00BB4A52">
          <w:t xml:space="preserve">The </w:t>
        </w:r>
      </w:ins>
      <w:ins w:id="470" w:author="Emily McLay" w:date="2025-09-18T14:03:00Z" w16du:dateUtc="2025-09-18T13:03:00Z">
        <w:r>
          <w:t xml:space="preserve">tool development </w:t>
        </w:r>
      </w:ins>
      <w:ins w:id="471" w:author="Emily McLay" w:date="2025-09-18T14:02:00Z">
        <w:r w:rsidRPr="00BB4A52">
          <w:t xml:space="preserve">stage of the project will be deemed to have concluded once TCS </w:t>
        </w:r>
      </w:ins>
      <w:ins w:id="472" w:author="Emily McLay" w:date="2025-09-18T14:03:00Z" w16du:dateUtc="2025-09-18T13:03:00Z">
        <w:r w:rsidR="000F3756">
          <w:t>has successfully integrated the tool within the Jaguar TCS Racing commercial team</w:t>
        </w:r>
      </w:ins>
      <w:ins w:id="473" w:author="Emily McLay" w:date="2025-09-18T14:02:00Z">
        <w:r w:rsidRPr="00BB4A52">
          <w:t>.</w:t>
        </w:r>
      </w:ins>
      <w:ins w:id="474" w:author="Emily McLay" w:date="2025-09-18T14:38:00Z" w16du:dateUtc="2025-09-18T13:38:00Z">
        <w:r w:rsidR="009C3C4B">
          <w:t xml:space="preserve"> </w:t>
        </w:r>
      </w:ins>
      <w:ins w:id="475" w:author="Emily McLay" w:date="2025-09-18T14:46:00Z" w16du:dateUtc="2025-09-18T13:46:00Z">
        <w:r w:rsidR="00C52686">
          <w:t xml:space="preserve">Following this, the embargo on this project will lift and both parties will have permission to </w:t>
        </w:r>
        <w:r w:rsidR="00C26056">
          <w:t xml:space="preserve">talk </w:t>
        </w:r>
      </w:ins>
      <w:ins w:id="476" w:author="Emily McLay" w:date="2025-09-18T15:00:00Z" w16du:dateUtc="2025-09-18T14:00:00Z">
        <w:r w:rsidR="001E3F2A">
          <w:t>publicly</w:t>
        </w:r>
      </w:ins>
      <w:ins w:id="477" w:author="Emily McLay" w:date="2025-09-18T14:46:00Z" w16du:dateUtc="2025-09-18T13:46:00Z">
        <w:r w:rsidR="00C26056">
          <w:t xml:space="preserve"> about the pro</w:t>
        </w:r>
      </w:ins>
      <w:ins w:id="478" w:author="Emily McLay" w:date="2025-09-18T14:47:00Z" w16du:dateUtc="2025-09-18T13:47:00Z">
        <w:r w:rsidR="00C26056">
          <w:t>ject in its entirety</w:t>
        </w:r>
      </w:ins>
      <w:ins w:id="479" w:author="Emily McLay" w:date="2025-09-18T16:44:00Z" w16du:dateUtc="2025-09-18T15:44:00Z">
        <w:r w:rsidR="00E15F37">
          <w:t xml:space="preserve"> using the pre-agreed messaging</w:t>
        </w:r>
      </w:ins>
      <w:ins w:id="480" w:author="Emily McLay" w:date="2025-09-18T14:47:00Z" w16du:dateUtc="2025-09-18T13:47:00Z">
        <w:r w:rsidR="00C26056">
          <w:t>, subject to racing sensi</w:t>
        </w:r>
      </w:ins>
      <w:ins w:id="481" w:author="Emily McLay" w:date="2025-09-18T15:00:00Z" w16du:dateUtc="2025-09-18T14:00:00Z">
        <w:r w:rsidR="001E3F2A">
          <w:t xml:space="preserve">tivities. </w:t>
        </w:r>
      </w:ins>
    </w:p>
    <w:p w14:paraId="62490F93" w14:textId="054D4B78" w:rsidR="00BB4A52" w:rsidRPr="00BB4A52" w:rsidRDefault="001E3F2A" w:rsidP="00BB4A52">
      <w:pPr>
        <w:rPr>
          <w:ins w:id="482" w:author="Emily McLay" w:date="2025-09-18T14:02:00Z"/>
        </w:rPr>
      </w:pPr>
      <w:ins w:id="483" w:author="Emily McLay" w:date="2025-09-18T15:00:00Z" w16du:dateUtc="2025-09-18T14:00:00Z">
        <w:r>
          <w:t>At this point</w:t>
        </w:r>
      </w:ins>
      <w:ins w:id="484" w:author="Emily McLay" w:date="2025-09-18T14:03:00Z" w16du:dateUtc="2025-09-18T13:03:00Z">
        <w:r w:rsidR="000F3756">
          <w:t xml:space="preserve">, </w:t>
        </w:r>
      </w:ins>
      <w:ins w:id="485" w:author="Emily McLay" w:date="2025-09-18T14:04:00Z" w16du:dateUtc="2025-09-18T13:04:00Z">
        <w:r w:rsidR="00E010EE">
          <w:t xml:space="preserve">TCS will monitor and optimise the tool following implementation. </w:t>
        </w:r>
        <w:r w:rsidR="007540AC">
          <w:t xml:space="preserve">Jaguar TCS Racing and TCS can assess the terms including the IP position and relevant wording for any clauses as required. </w:t>
        </w:r>
      </w:ins>
      <w:ins w:id="486" w:author="Emily McLay" w:date="2025-09-18T15:01:00Z" w16du:dateUtc="2025-09-18T14:01:00Z">
        <w:r w:rsidR="00D70FA5">
          <w:t>During the tool development phase, there is no obligation on either party to proceed with the proposed solution and remains subject to written agreement between the parties.</w:t>
        </w:r>
      </w:ins>
    </w:p>
    <w:p w14:paraId="26403058" w14:textId="40436656" w:rsidR="00BB4A52" w:rsidRDefault="00BB4A52" w:rsidP="00BB4A52"/>
    <w:sectPr w:rsidR="00BB4A5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Emily McLay" w:date="2025-09-18T15:21:00Z" w:initials="EM">
    <w:p w14:paraId="3323F132" w14:textId="77777777" w:rsidR="00130FBA" w:rsidRDefault="009D2234" w:rsidP="00130FBA">
      <w:pPr>
        <w:pStyle w:val="CommentText"/>
      </w:pPr>
      <w:r>
        <w:rPr>
          <w:rStyle w:val="CommentReference"/>
        </w:rPr>
        <w:annotationRef/>
      </w:r>
      <w:r w:rsidR="00130FBA">
        <w:t>Roles specified are as per the report. TCS to confirm</w:t>
      </w:r>
    </w:p>
  </w:comment>
  <w:comment w:id="118" w:author="Emily McLay" w:date="2025-09-18T15:16:00Z" w:initials="EM">
    <w:p w14:paraId="3C8E874E" w14:textId="77777777" w:rsidR="00446338" w:rsidRDefault="007E1F41" w:rsidP="00446338">
      <w:pPr>
        <w:pStyle w:val="CommentText"/>
      </w:pPr>
      <w:r>
        <w:rPr>
          <w:rStyle w:val="CommentReference"/>
        </w:rPr>
        <w:annotationRef/>
      </w:r>
      <w:r w:rsidR="00446338">
        <w:t>Does TCS need content from JTR to be able to start building the tool or at some point during the build phase? If so, what content does TCS need to build this tool?</w:t>
      </w:r>
    </w:p>
  </w:comment>
  <w:comment w:id="119" w:author="Dr Arindam Ghosh" w:date="2025-10-22T12:08:00Z" w:initials="DG">
    <w:p w14:paraId="51AAFA11" w14:textId="77777777" w:rsidR="007307DB" w:rsidRDefault="007307DB" w:rsidP="007307DB">
      <w:pPr>
        <w:pStyle w:val="CommentText"/>
      </w:pPr>
      <w:r>
        <w:rPr>
          <w:rStyle w:val="CommentReference"/>
        </w:rPr>
        <w:annotationRef/>
      </w:r>
      <w:r>
        <w:t xml:space="preserve">Yes! TCS would need access to the content. If not all the content, at least considerable sample of the content would be beneficial for the design and development phases of the project. </w:t>
      </w:r>
    </w:p>
  </w:comment>
  <w:comment w:id="120" w:author="Dr Arindam Ghosh" w:date="2025-10-22T12:11:00Z" w:initials="DG">
    <w:p w14:paraId="4AD3BF05" w14:textId="77777777" w:rsidR="00280DD8" w:rsidRDefault="00280DD8" w:rsidP="00280DD8">
      <w:pPr>
        <w:pStyle w:val="CommentText"/>
      </w:pPr>
      <w:r>
        <w:rPr>
          <w:rStyle w:val="CommentReference"/>
        </w:rPr>
        <w:annotationRef/>
      </w:r>
      <w:r>
        <w:t>For content purposes, TCS would need a sample of photos, videos and audios.</w:t>
      </w:r>
    </w:p>
  </w:comment>
  <w:comment w:id="131" w:author="Emily McLay" w:date="2025-09-18T16:50:00Z" w:initials="EM">
    <w:p w14:paraId="6FD3AB4F" w14:textId="03BC5C12" w:rsidR="009E49E5" w:rsidRDefault="00947427" w:rsidP="009E49E5">
      <w:pPr>
        <w:pStyle w:val="CommentText"/>
      </w:pPr>
      <w:r>
        <w:rPr>
          <w:rStyle w:val="CommentReference"/>
        </w:rPr>
        <w:annotationRef/>
      </w:r>
      <w:r w:rsidR="009E49E5">
        <w:t>TCS to advise</w:t>
      </w:r>
    </w:p>
  </w:comment>
  <w:comment w:id="132" w:author="Dr Arindam Ghosh" w:date="2025-10-22T12:17:00Z" w:initials="DG">
    <w:p w14:paraId="0CC6C0F0" w14:textId="77777777" w:rsidR="003B19C5" w:rsidRDefault="003B19C5" w:rsidP="003B19C5">
      <w:pPr>
        <w:pStyle w:val="CommentText"/>
      </w:pPr>
      <w:r>
        <w:rPr>
          <w:rStyle w:val="CommentReference"/>
        </w:rPr>
        <w:annotationRef/>
      </w:r>
      <w:r>
        <w:t>TCS would need access to any existing tools/platforms which JTR uses for storing race photos, videos and audios (e.g. Getty Images, Imagen, SharePoint or any Digital Asset Manager (DAM)).</w:t>
      </w:r>
    </w:p>
  </w:comment>
  <w:comment w:id="144" w:author="Emily McLay" w:date="2025-09-18T17:24:00Z" w:initials="EM">
    <w:p w14:paraId="4E3FF2E9" w14:textId="7E20B463" w:rsidR="009E49E5" w:rsidRDefault="002440F0" w:rsidP="009E49E5">
      <w:pPr>
        <w:pStyle w:val="CommentText"/>
      </w:pPr>
      <w:r>
        <w:rPr>
          <w:rStyle w:val="CommentReference"/>
        </w:rPr>
        <w:annotationRef/>
      </w:r>
      <w:r w:rsidR="009E49E5">
        <w:t>TCS to advise</w:t>
      </w:r>
    </w:p>
  </w:comment>
  <w:comment w:id="145" w:author="Arindam Ghosh" w:date="2025-10-22T16:12:00Z" w:initials="AG">
    <w:p w14:paraId="66D032EF" w14:textId="77777777" w:rsidR="00522AC8" w:rsidRDefault="00522AC8" w:rsidP="00522AC8">
      <w:pPr>
        <w:pStyle w:val="CommentText"/>
      </w:pPr>
      <w:r>
        <w:rPr>
          <w:rStyle w:val="CommentReference"/>
        </w:rPr>
        <w:annotationRef/>
      </w:r>
      <w:r>
        <w:t>Provided a detailed deliverables section. Kindly review and let us know your feedback.</w:t>
      </w:r>
    </w:p>
  </w:comment>
  <w:comment w:id="364" w:author="Emily McLay" w:date="2025-09-18T15:19:00Z" w:initials="EM">
    <w:p w14:paraId="0F6D2E07" w14:textId="321A8E80" w:rsidR="009E49E5" w:rsidRDefault="009B50FF" w:rsidP="009E49E5">
      <w:pPr>
        <w:pStyle w:val="CommentText"/>
      </w:pPr>
      <w:r>
        <w:rPr>
          <w:rStyle w:val="CommentReference"/>
        </w:rPr>
        <w:annotationRef/>
      </w:r>
      <w:r w:rsidR="009E49E5">
        <w:t>General note to incorporate into the timeline when JTR will review the tool / and at which stage reviews will take place</w:t>
      </w:r>
    </w:p>
  </w:comment>
  <w:comment w:id="365" w:author="Dr Arindam Ghosh" w:date="2025-10-22T12:33:00Z" w:initials="DG">
    <w:p w14:paraId="201ED9A3" w14:textId="77777777" w:rsidR="00416395" w:rsidRDefault="00AE512D" w:rsidP="00416395">
      <w:pPr>
        <w:pStyle w:val="CommentText"/>
      </w:pPr>
      <w:r>
        <w:rPr>
          <w:rStyle w:val="CommentReference"/>
        </w:rPr>
        <w:annotationRef/>
      </w:r>
      <w:r w:rsidR="00416395">
        <w:t xml:space="preserve">Noted! And incorporated joint reviews &amp; approvals at subsequent stages. Please refer to the deliverables table. </w:t>
      </w:r>
    </w:p>
  </w:comment>
  <w:comment w:id="374" w:author="Emily McLay" w:date="2025-09-18T17:57:00Z" w:initials="EM">
    <w:p w14:paraId="5D910189" w14:textId="5D563F94" w:rsidR="00B07905" w:rsidRDefault="000E4406" w:rsidP="00B07905">
      <w:pPr>
        <w:pStyle w:val="CommentText"/>
      </w:pPr>
      <w:r>
        <w:rPr>
          <w:rStyle w:val="CommentReference"/>
        </w:rPr>
        <w:annotationRef/>
      </w:r>
      <w:r w:rsidR="00B07905">
        <w:t>TCS and Jaguar TCS Racing to align on a pre-agreed term for the solution so as to not disrupt team operations, but also allow enough time for the solution to garner storytelling opportunities</w:t>
      </w:r>
    </w:p>
  </w:comment>
  <w:comment w:id="375" w:author="Dr Arindam Ghosh" w:date="2025-10-22T12:47:00Z" w:initials="DG">
    <w:p w14:paraId="15E1B0D1" w14:textId="77777777" w:rsidR="00AB5394" w:rsidRDefault="00AB5394" w:rsidP="00AB5394">
      <w:pPr>
        <w:pStyle w:val="CommentText"/>
      </w:pPr>
      <w:r>
        <w:rPr>
          <w:rStyle w:val="CommentReference"/>
        </w:rPr>
        <w:annotationRef/>
      </w:r>
      <w:r>
        <w:t>Agreed!</w:t>
      </w:r>
    </w:p>
  </w:comment>
  <w:comment w:id="402" w:author="Charlotte Burden" w:date="2025-09-19T16:50:00Z" w:initials="CB">
    <w:p w14:paraId="145E6610" w14:textId="453F37AB" w:rsidR="00560951" w:rsidRDefault="00560951" w:rsidP="00560951">
      <w:pPr>
        <w:pStyle w:val="CommentText"/>
      </w:pPr>
      <w:r>
        <w:rPr>
          <w:rStyle w:val="CommentReference"/>
        </w:rPr>
        <w:annotationRef/>
      </w:r>
      <w:r>
        <w:t>Jaguar TCS Racing to confirm if this is the only requirement or if anything additional is needed here</w:t>
      </w:r>
    </w:p>
  </w:comment>
  <w:comment w:id="403" w:author="Dr Arindam Ghosh" w:date="2025-10-22T12:56:00Z" w:initials="DG">
    <w:p w14:paraId="21D62931" w14:textId="77777777" w:rsidR="00DB6E81" w:rsidRDefault="00E5271C" w:rsidP="00DB6E81">
      <w:pPr>
        <w:pStyle w:val="CommentText"/>
      </w:pPr>
      <w:r>
        <w:rPr>
          <w:rStyle w:val="CommentReference"/>
        </w:rPr>
        <w:annotationRef/>
      </w:r>
      <w:r w:rsidR="00DB6E81">
        <w:t>Agreed! However, as discussed earlier, since the Post-Race Media Optimiser tool will be using AI-ML/GenAI techniques, hence we would need to follow JLR guidelines for AI/GenAI compliance and seek permission from JLR AI governance team for enablement on JLR devices.</w:t>
      </w:r>
    </w:p>
  </w:comment>
  <w:comment w:id="406" w:author="Emily McLay" w:date="2025-09-30T11:05:00Z" w:initials="EM">
    <w:p w14:paraId="695912C0" w14:textId="47877CF6" w:rsidR="00765594" w:rsidRDefault="00765594" w:rsidP="00765594">
      <w:pPr>
        <w:pStyle w:val="CommentText"/>
      </w:pPr>
      <w:r>
        <w:rPr>
          <w:rStyle w:val="CommentReference"/>
        </w:rPr>
        <w:annotationRef/>
      </w:r>
      <w:r>
        <w:t>TCS to advise what IP the tool will collect and how it will be stored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23F132" w15:done="0"/>
  <w15:commentEx w15:paraId="3C8E874E" w15:done="0"/>
  <w15:commentEx w15:paraId="51AAFA11" w15:paraIdParent="3C8E874E" w15:done="0"/>
  <w15:commentEx w15:paraId="4AD3BF05" w15:paraIdParent="3C8E874E" w15:done="0"/>
  <w15:commentEx w15:paraId="6FD3AB4F" w15:done="0"/>
  <w15:commentEx w15:paraId="0CC6C0F0" w15:paraIdParent="6FD3AB4F" w15:done="0"/>
  <w15:commentEx w15:paraId="4E3FF2E9" w15:done="0"/>
  <w15:commentEx w15:paraId="66D032EF" w15:paraIdParent="4E3FF2E9" w15:done="0"/>
  <w15:commentEx w15:paraId="0F6D2E07" w15:done="0"/>
  <w15:commentEx w15:paraId="201ED9A3" w15:paraIdParent="0F6D2E07" w15:done="0"/>
  <w15:commentEx w15:paraId="5D910189" w15:done="0"/>
  <w15:commentEx w15:paraId="15E1B0D1" w15:paraIdParent="5D910189" w15:done="0"/>
  <w15:commentEx w15:paraId="145E6610" w15:done="0"/>
  <w15:commentEx w15:paraId="21D62931" w15:paraIdParent="145E6610" w15:done="0"/>
  <w15:commentEx w15:paraId="695912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2F5573" w16cex:dateUtc="2025-09-18T14:21:00Z"/>
  <w16cex:commentExtensible w16cex:durableId="3FA572A6" w16cex:dateUtc="2025-09-18T14:16:00Z"/>
  <w16cex:commentExtensible w16cex:durableId="7418077A" w16cex:dateUtc="2025-10-22T11:08:00Z"/>
  <w16cex:commentExtensible w16cex:durableId="1F29AB08" w16cex:dateUtc="2025-10-22T11:11:00Z"/>
  <w16cex:commentExtensible w16cex:durableId="2CBCDB03" w16cex:dateUtc="2025-09-18T15:50:00Z"/>
  <w16cex:commentExtensible w16cex:durableId="199F3805" w16cex:dateUtc="2025-10-22T11:17:00Z"/>
  <w16cex:commentExtensible w16cex:durableId="4F5E591A" w16cex:dateUtc="2025-09-18T16:24:00Z"/>
  <w16cex:commentExtensible w16cex:durableId="1C64A04A" w16cex:dateUtc="2025-10-22T15:12:00Z"/>
  <w16cex:commentExtensible w16cex:durableId="6D7C87C9" w16cex:dateUtc="2025-09-18T14:19:00Z"/>
  <w16cex:commentExtensible w16cex:durableId="04B5071B" w16cex:dateUtc="2025-10-22T11:33:00Z"/>
  <w16cex:commentExtensible w16cex:durableId="0274D2B7" w16cex:dateUtc="2025-09-18T16:57:00Z"/>
  <w16cex:commentExtensible w16cex:durableId="42A78F54" w16cex:dateUtc="2025-10-22T11:47:00Z"/>
  <w16cex:commentExtensible w16cex:durableId="70309D2F" w16cex:dateUtc="2025-09-19T15:50:00Z"/>
  <w16cex:commentExtensible w16cex:durableId="7CF88A2A" w16cex:dateUtc="2025-10-22T11:56:00Z"/>
  <w16cex:commentExtensible w16cex:durableId="6CD7A788" w16cex:dateUtc="2025-09-30T1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23F132" w16cid:durableId="5E2F5573"/>
  <w16cid:commentId w16cid:paraId="3C8E874E" w16cid:durableId="3FA572A6"/>
  <w16cid:commentId w16cid:paraId="51AAFA11" w16cid:durableId="7418077A"/>
  <w16cid:commentId w16cid:paraId="4AD3BF05" w16cid:durableId="1F29AB08"/>
  <w16cid:commentId w16cid:paraId="6FD3AB4F" w16cid:durableId="2CBCDB03"/>
  <w16cid:commentId w16cid:paraId="0CC6C0F0" w16cid:durableId="199F3805"/>
  <w16cid:commentId w16cid:paraId="4E3FF2E9" w16cid:durableId="4F5E591A"/>
  <w16cid:commentId w16cid:paraId="66D032EF" w16cid:durableId="1C64A04A"/>
  <w16cid:commentId w16cid:paraId="0F6D2E07" w16cid:durableId="6D7C87C9"/>
  <w16cid:commentId w16cid:paraId="201ED9A3" w16cid:durableId="04B5071B"/>
  <w16cid:commentId w16cid:paraId="5D910189" w16cid:durableId="0274D2B7"/>
  <w16cid:commentId w16cid:paraId="15E1B0D1" w16cid:durableId="42A78F54"/>
  <w16cid:commentId w16cid:paraId="145E6610" w16cid:durableId="70309D2F"/>
  <w16cid:commentId w16cid:paraId="21D62931" w16cid:durableId="7CF88A2A"/>
  <w16cid:commentId w16cid:paraId="695912C0" w16cid:durableId="6CD7A78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CE2"/>
    <w:multiLevelType w:val="multilevel"/>
    <w:tmpl w:val="DB80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717CD"/>
    <w:multiLevelType w:val="multilevel"/>
    <w:tmpl w:val="8D9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3206F"/>
    <w:multiLevelType w:val="multilevel"/>
    <w:tmpl w:val="D9F2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E6472"/>
    <w:multiLevelType w:val="multilevel"/>
    <w:tmpl w:val="5938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1671B"/>
    <w:multiLevelType w:val="multilevel"/>
    <w:tmpl w:val="6AFEE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270F55"/>
    <w:multiLevelType w:val="multilevel"/>
    <w:tmpl w:val="CD1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A68D7"/>
    <w:multiLevelType w:val="multilevel"/>
    <w:tmpl w:val="B0F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7F7A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FF010D6"/>
    <w:multiLevelType w:val="multilevel"/>
    <w:tmpl w:val="4CF8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2A68"/>
    <w:multiLevelType w:val="hybridMultilevel"/>
    <w:tmpl w:val="1E867BD8"/>
    <w:lvl w:ilvl="0" w:tplc="8BE66AD0">
      <w:start w:val="1"/>
      <w:numFmt w:val="bullet"/>
      <w:lvlText w:val=""/>
      <w:lvlJc w:val="left"/>
      <w:pPr>
        <w:ind w:left="720" w:hanging="360"/>
      </w:pPr>
      <w:rPr>
        <w:rFonts w:ascii="Symbol" w:hAnsi="Symbol"/>
      </w:rPr>
    </w:lvl>
    <w:lvl w:ilvl="1" w:tplc="31586A6E">
      <w:start w:val="1"/>
      <w:numFmt w:val="bullet"/>
      <w:lvlText w:val=""/>
      <w:lvlJc w:val="left"/>
      <w:pPr>
        <w:ind w:left="720" w:hanging="360"/>
      </w:pPr>
      <w:rPr>
        <w:rFonts w:ascii="Symbol" w:hAnsi="Symbol"/>
      </w:rPr>
    </w:lvl>
    <w:lvl w:ilvl="2" w:tplc="71227ED4">
      <w:start w:val="1"/>
      <w:numFmt w:val="bullet"/>
      <w:lvlText w:val=""/>
      <w:lvlJc w:val="left"/>
      <w:pPr>
        <w:ind w:left="720" w:hanging="360"/>
      </w:pPr>
      <w:rPr>
        <w:rFonts w:ascii="Symbol" w:hAnsi="Symbol"/>
      </w:rPr>
    </w:lvl>
    <w:lvl w:ilvl="3" w:tplc="313EA682">
      <w:start w:val="1"/>
      <w:numFmt w:val="bullet"/>
      <w:lvlText w:val=""/>
      <w:lvlJc w:val="left"/>
      <w:pPr>
        <w:ind w:left="720" w:hanging="360"/>
      </w:pPr>
      <w:rPr>
        <w:rFonts w:ascii="Symbol" w:hAnsi="Symbol"/>
      </w:rPr>
    </w:lvl>
    <w:lvl w:ilvl="4" w:tplc="7C42882C">
      <w:start w:val="1"/>
      <w:numFmt w:val="bullet"/>
      <w:lvlText w:val=""/>
      <w:lvlJc w:val="left"/>
      <w:pPr>
        <w:ind w:left="720" w:hanging="360"/>
      </w:pPr>
      <w:rPr>
        <w:rFonts w:ascii="Symbol" w:hAnsi="Symbol"/>
      </w:rPr>
    </w:lvl>
    <w:lvl w:ilvl="5" w:tplc="97225FBA">
      <w:start w:val="1"/>
      <w:numFmt w:val="bullet"/>
      <w:lvlText w:val=""/>
      <w:lvlJc w:val="left"/>
      <w:pPr>
        <w:ind w:left="720" w:hanging="360"/>
      </w:pPr>
      <w:rPr>
        <w:rFonts w:ascii="Symbol" w:hAnsi="Symbol"/>
      </w:rPr>
    </w:lvl>
    <w:lvl w:ilvl="6" w:tplc="EB5E3C18">
      <w:start w:val="1"/>
      <w:numFmt w:val="bullet"/>
      <w:lvlText w:val=""/>
      <w:lvlJc w:val="left"/>
      <w:pPr>
        <w:ind w:left="720" w:hanging="360"/>
      </w:pPr>
      <w:rPr>
        <w:rFonts w:ascii="Symbol" w:hAnsi="Symbol"/>
      </w:rPr>
    </w:lvl>
    <w:lvl w:ilvl="7" w:tplc="BCE2C180">
      <w:start w:val="1"/>
      <w:numFmt w:val="bullet"/>
      <w:lvlText w:val=""/>
      <w:lvlJc w:val="left"/>
      <w:pPr>
        <w:ind w:left="720" w:hanging="360"/>
      </w:pPr>
      <w:rPr>
        <w:rFonts w:ascii="Symbol" w:hAnsi="Symbol"/>
      </w:rPr>
    </w:lvl>
    <w:lvl w:ilvl="8" w:tplc="FB2686BE">
      <w:start w:val="1"/>
      <w:numFmt w:val="bullet"/>
      <w:lvlText w:val=""/>
      <w:lvlJc w:val="left"/>
      <w:pPr>
        <w:ind w:left="720" w:hanging="360"/>
      </w:pPr>
      <w:rPr>
        <w:rFonts w:ascii="Symbol" w:hAnsi="Symbol"/>
      </w:rPr>
    </w:lvl>
  </w:abstractNum>
  <w:abstractNum w:abstractNumId="10" w15:restartNumberingAfterBreak="0">
    <w:nsid w:val="13514871"/>
    <w:multiLevelType w:val="multilevel"/>
    <w:tmpl w:val="C8B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E21D6"/>
    <w:multiLevelType w:val="multilevel"/>
    <w:tmpl w:val="7022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35409"/>
    <w:multiLevelType w:val="multilevel"/>
    <w:tmpl w:val="684A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46D58"/>
    <w:multiLevelType w:val="hybridMultilevel"/>
    <w:tmpl w:val="469EA8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873E10"/>
    <w:multiLevelType w:val="hybridMultilevel"/>
    <w:tmpl w:val="474A5D1C"/>
    <w:lvl w:ilvl="0" w:tplc="5B6A659E">
      <w:start w:val="1"/>
      <w:numFmt w:val="bullet"/>
      <w:lvlText w:val=""/>
      <w:lvlJc w:val="left"/>
      <w:pPr>
        <w:ind w:left="720" w:hanging="360"/>
      </w:pPr>
      <w:rPr>
        <w:rFonts w:ascii="Symbol" w:hAnsi="Symbol"/>
      </w:rPr>
    </w:lvl>
    <w:lvl w:ilvl="1" w:tplc="C08C35C8">
      <w:start w:val="1"/>
      <w:numFmt w:val="bullet"/>
      <w:lvlText w:val=""/>
      <w:lvlJc w:val="left"/>
      <w:pPr>
        <w:ind w:left="720" w:hanging="360"/>
      </w:pPr>
      <w:rPr>
        <w:rFonts w:ascii="Symbol" w:hAnsi="Symbol"/>
      </w:rPr>
    </w:lvl>
    <w:lvl w:ilvl="2" w:tplc="BEA07348">
      <w:start w:val="1"/>
      <w:numFmt w:val="bullet"/>
      <w:lvlText w:val=""/>
      <w:lvlJc w:val="left"/>
      <w:pPr>
        <w:ind w:left="720" w:hanging="360"/>
      </w:pPr>
      <w:rPr>
        <w:rFonts w:ascii="Symbol" w:hAnsi="Symbol"/>
      </w:rPr>
    </w:lvl>
    <w:lvl w:ilvl="3" w:tplc="22AC9BDC">
      <w:start w:val="1"/>
      <w:numFmt w:val="bullet"/>
      <w:lvlText w:val=""/>
      <w:lvlJc w:val="left"/>
      <w:pPr>
        <w:ind w:left="720" w:hanging="360"/>
      </w:pPr>
      <w:rPr>
        <w:rFonts w:ascii="Symbol" w:hAnsi="Symbol"/>
      </w:rPr>
    </w:lvl>
    <w:lvl w:ilvl="4" w:tplc="BB06838A">
      <w:start w:val="1"/>
      <w:numFmt w:val="bullet"/>
      <w:lvlText w:val=""/>
      <w:lvlJc w:val="left"/>
      <w:pPr>
        <w:ind w:left="720" w:hanging="360"/>
      </w:pPr>
      <w:rPr>
        <w:rFonts w:ascii="Symbol" w:hAnsi="Symbol"/>
      </w:rPr>
    </w:lvl>
    <w:lvl w:ilvl="5" w:tplc="B75AA1FA">
      <w:start w:val="1"/>
      <w:numFmt w:val="bullet"/>
      <w:lvlText w:val=""/>
      <w:lvlJc w:val="left"/>
      <w:pPr>
        <w:ind w:left="720" w:hanging="360"/>
      </w:pPr>
      <w:rPr>
        <w:rFonts w:ascii="Symbol" w:hAnsi="Symbol"/>
      </w:rPr>
    </w:lvl>
    <w:lvl w:ilvl="6" w:tplc="A3EC0B6E">
      <w:start w:val="1"/>
      <w:numFmt w:val="bullet"/>
      <w:lvlText w:val=""/>
      <w:lvlJc w:val="left"/>
      <w:pPr>
        <w:ind w:left="720" w:hanging="360"/>
      </w:pPr>
      <w:rPr>
        <w:rFonts w:ascii="Symbol" w:hAnsi="Symbol"/>
      </w:rPr>
    </w:lvl>
    <w:lvl w:ilvl="7" w:tplc="F57AF5E8">
      <w:start w:val="1"/>
      <w:numFmt w:val="bullet"/>
      <w:lvlText w:val=""/>
      <w:lvlJc w:val="left"/>
      <w:pPr>
        <w:ind w:left="720" w:hanging="360"/>
      </w:pPr>
      <w:rPr>
        <w:rFonts w:ascii="Symbol" w:hAnsi="Symbol"/>
      </w:rPr>
    </w:lvl>
    <w:lvl w:ilvl="8" w:tplc="4A82EAA4">
      <w:start w:val="1"/>
      <w:numFmt w:val="bullet"/>
      <w:lvlText w:val=""/>
      <w:lvlJc w:val="left"/>
      <w:pPr>
        <w:ind w:left="720" w:hanging="360"/>
      </w:pPr>
      <w:rPr>
        <w:rFonts w:ascii="Symbol" w:hAnsi="Symbol"/>
      </w:rPr>
    </w:lvl>
  </w:abstractNum>
  <w:abstractNum w:abstractNumId="15" w15:restartNumberingAfterBreak="0">
    <w:nsid w:val="26B947F8"/>
    <w:multiLevelType w:val="multilevel"/>
    <w:tmpl w:val="6C8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C0F2E"/>
    <w:multiLevelType w:val="multilevel"/>
    <w:tmpl w:val="1264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00141"/>
    <w:multiLevelType w:val="multilevel"/>
    <w:tmpl w:val="A9BA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985C12"/>
    <w:multiLevelType w:val="multilevel"/>
    <w:tmpl w:val="E99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90F98"/>
    <w:multiLevelType w:val="multilevel"/>
    <w:tmpl w:val="DE04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66099"/>
    <w:multiLevelType w:val="multilevel"/>
    <w:tmpl w:val="2D36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E0B31"/>
    <w:multiLevelType w:val="hybridMultilevel"/>
    <w:tmpl w:val="1592F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820520"/>
    <w:multiLevelType w:val="hybridMultilevel"/>
    <w:tmpl w:val="BB728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F890A23"/>
    <w:multiLevelType w:val="hybridMultilevel"/>
    <w:tmpl w:val="25E2B088"/>
    <w:lvl w:ilvl="0" w:tplc="E2404386">
      <w:start w:val="1"/>
      <w:numFmt w:val="bullet"/>
      <w:lvlText w:val=""/>
      <w:lvlJc w:val="left"/>
      <w:pPr>
        <w:ind w:left="720" w:hanging="360"/>
      </w:pPr>
      <w:rPr>
        <w:rFonts w:ascii="Symbol" w:hAnsi="Symbol"/>
      </w:rPr>
    </w:lvl>
    <w:lvl w:ilvl="1" w:tplc="D9AEA962">
      <w:start w:val="1"/>
      <w:numFmt w:val="bullet"/>
      <w:lvlText w:val=""/>
      <w:lvlJc w:val="left"/>
      <w:pPr>
        <w:ind w:left="720" w:hanging="360"/>
      </w:pPr>
      <w:rPr>
        <w:rFonts w:ascii="Symbol" w:hAnsi="Symbol"/>
      </w:rPr>
    </w:lvl>
    <w:lvl w:ilvl="2" w:tplc="A9AA5A98">
      <w:start w:val="1"/>
      <w:numFmt w:val="bullet"/>
      <w:lvlText w:val=""/>
      <w:lvlJc w:val="left"/>
      <w:pPr>
        <w:ind w:left="720" w:hanging="360"/>
      </w:pPr>
      <w:rPr>
        <w:rFonts w:ascii="Symbol" w:hAnsi="Symbol"/>
      </w:rPr>
    </w:lvl>
    <w:lvl w:ilvl="3" w:tplc="DB20DED6">
      <w:start w:val="1"/>
      <w:numFmt w:val="bullet"/>
      <w:lvlText w:val=""/>
      <w:lvlJc w:val="left"/>
      <w:pPr>
        <w:ind w:left="720" w:hanging="360"/>
      </w:pPr>
      <w:rPr>
        <w:rFonts w:ascii="Symbol" w:hAnsi="Symbol"/>
      </w:rPr>
    </w:lvl>
    <w:lvl w:ilvl="4" w:tplc="36B8A7F0">
      <w:start w:val="1"/>
      <w:numFmt w:val="bullet"/>
      <w:lvlText w:val=""/>
      <w:lvlJc w:val="left"/>
      <w:pPr>
        <w:ind w:left="720" w:hanging="360"/>
      </w:pPr>
      <w:rPr>
        <w:rFonts w:ascii="Symbol" w:hAnsi="Symbol"/>
      </w:rPr>
    </w:lvl>
    <w:lvl w:ilvl="5" w:tplc="507CF64C">
      <w:start w:val="1"/>
      <w:numFmt w:val="bullet"/>
      <w:lvlText w:val=""/>
      <w:lvlJc w:val="left"/>
      <w:pPr>
        <w:ind w:left="720" w:hanging="360"/>
      </w:pPr>
      <w:rPr>
        <w:rFonts w:ascii="Symbol" w:hAnsi="Symbol"/>
      </w:rPr>
    </w:lvl>
    <w:lvl w:ilvl="6" w:tplc="52F01BE0">
      <w:start w:val="1"/>
      <w:numFmt w:val="bullet"/>
      <w:lvlText w:val=""/>
      <w:lvlJc w:val="left"/>
      <w:pPr>
        <w:ind w:left="720" w:hanging="360"/>
      </w:pPr>
      <w:rPr>
        <w:rFonts w:ascii="Symbol" w:hAnsi="Symbol"/>
      </w:rPr>
    </w:lvl>
    <w:lvl w:ilvl="7" w:tplc="CD84C6BA">
      <w:start w:val="1"/>
      <w:numFmt w:val="bullet"/>
      <w:lvlText w:val=""/>
      <w:lvlJc w:val="left"/>
      <w:pPr>
        <w:ind w:left="720" w:hanging="360"/>
      </w:pPr>
      <w:rPr>
        <w:rFonts w:ascii="Symbol" w:hAnsi="Symbol"/>
      </w:rPr>
    </w:lvl>
    <w:lvl w:ilvl="8" w:tplc="680E5C92">
      <w:start w:val="1"/>
      <w:numFmt w:val="bullet"/>
      <w:lvlText w:val=""/>
      <w:lvlJc w:val="left"/>
      <w:pPr>
        <w:ind w:left="720" w:hanging="360"/>
      </w:pPr>
      <w:rPr>
        <w:rFonts w:ascii="Symbol" w:hAnsi="Symbol"/>
      </w:rPr>
    </w:lvl>
  </w:abstractNum>
  <w:abstractNum w:abstractNumId="24" w15:restartNumberingAfterBreak="0">
    <w:nsid w:val="50231F18"/>
    <w:multiLevelType w:val="hybridMultilevel"/>
    <w:tmpl w:val="10B8C54C"/>
    <w:lvl w:ilvl="0" w:tplc="7438ED24">
      <w:start w:val="1"/>
      <w:numFmt w:val="bullet"/>
      <w:lvlText w:val=""/>
      <w:lvlJc w:val="left"/>
      <w:pPr>
        <w:ind w:left="720" w:hanging="360"/>
      </w:pPr>
      <w:rPr>
        <w:rFonts w:ascii="Symbol" w:hAnsi="Symbol"/>
      </w:rPr>
    </w:lvl>
    <w:lvl w:ilvl="1" w:tplc="47A872E4">
      <w:start w:val="1"/>
      <w:numFmt w:val="bullet"/>
      <w:lvlText w:val=""/>
      <w:lvlJc w:val="left"/>
      <w:pPr>
        <w:ind w:left="720" w:hanging="360"/>
      </w:pPr>
      <w:rPr>
        <w:rFonts w:ascii="Symbol" w:hAnsi="Symbol"/>
      </w:rPr>
    </w:lvl>
    <w:lvl w:ilvl="2" w:tplc="EDA809D0">
      <w:start w:val="1"/>
      <w:numFmt w:val="bullet"/>
      <w:lvlText w:val=""/>
      <w:lvlJc w:val="left"/>
      <w:pPr>
        <w:ind w:left="720" w:hanging="360"/>
      </w:pPr>
      <w:rPr>
        <w:rFonts w:ascii="Symbol" w:hAnsi="Symbol"/>
      </w:rPr>
    </w:lvl>
    <w:lvl w:ilvl="3" w:tplc="CD2219BE">
      <w:start w:val="1"/>
      <w:numFmt w:val="bullet"/>
      <w:lvlText w:val=""/>
      <w:lvlJc w:val="left"/>
      <w:pPr>
        <w:ind w:left="720" w:hanging="360"/>
      </w:pPr>
      <w:rPr>
        <w:rFonts w:ascii="Symbol" w:hAnsi="Symbol"/>
      </w:rPr>
    </w:lvl>
    <w:lvl w:ilvl="4" w:tplc="FAA429D0">
      <w:start w:val="1"/>
      <w:numFmt w:val="bullet"/>
      <w:lvlText w:val=""/>
      <w:lvlJc w:val="left"/>
      <w:pPr>
        <w:ind w:left="720" w:hanging="360"/>
      </w:pPr>
      <w:rPr>
        <w:rFonts w:ascii="Symbol" w:hAnsi="Symbol"/>
      </w:rPr>
    </w:lvl>
    <w:lvl w:ilvl="5" w:tplc="8D405C18">
      <w:start w:val="1"/>
      <w:numFmt w:val="bullet"/>
      <w:lvlText w:val=""/>
      <w:lvlJc w:val="left"/>
      <w:pPr>
        <w:ind w:left="720" w:hanging="360"/>
      </w:pPr>
      <w:rPr>
        <w:rFonts w:ascii="Symbol" w:hAnsi="Symbol"/>
      </w:rPr>
    </w:lvl>
    <w:lvl w:ilvl="6" w:tplc="9FCCE4C8">
      <w:start w:val="1"/>
      <w:numFmt w:val="bullet"/>
      <w:lvlText w:val=""/>
      <w:lvlJc w:val="left"/>
      <w:pPr>
        <w:ind w:left="720" w:hanging="360"/>
      </w:pPr>
      <w:rPr>
        <w:rFonts w:ascii="Symbol" w:hAnsi="Symbol"/>
      </w:rPr>
    </w:lvl>
    <w:lvl w:ilvl="7" w:tplc="91528C5C">
      <w:start w:val="1"/>
      <w:numFmt w:val="bullet"/>
      <w:lvlText w:val=""/>
      <w:lvlJc w:val="left"/>
      <w:pPr>
        <w:ind w:left="720" w:hanging="360"/>
      </w:pPr>
      <w:rPr>
        <w:rFonts w:ascii="Symbol" w:hAnsi="Symbol"/>
      </w:rPr>
    </w:lvl>
    <w:lvl w:ilvl="8" w:tplc="2878CA80">
      <w:start w:val="1"/>
      <w:numFmt w:val="bullet"/>
      <w:lvlText w:val=""/>
      <w:lvlJc w:val="left"/>
      <w:pPr>
        <w:ind w:left="720" w:hanging="360"/>
      </w:pPr>
      <w:rPr>
        <w:rFonts w:ascii="Symbol" w:hAnsi="Symbol"/>
      </w:rPr>
    </w:lvl>
  </w:abstractNum>
  <w:abstractNum w:abstractNumId="25" w15:restartNumberingAfterBreak="0">
    <w:nsid w:val="54017783"/>
    <w:multiLevelType w:val="multilevel"/>
    <w:tmpl w:val="666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AE6E58"/>
    <w:multiLevelType w:val="hybridMultilevel"/>
    <w:tmpl w:val="CEA05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CD7AAF"/>
    <w:multiLevelType w:val="hybridMultilevel"/>
    <w:tmpl w:val="BC0E1B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C3BB8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5E844687"/>
    <w:multiLevelType w:val="hybridMultilevel"/>
    <w:tmpl w:val="D7E8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260035"/>
    <w:multiLevelType w:val="hybridMultilevel"/>
    <w:tmpl w:val="60B2EAF6"/>
    <w:lvl w:ilvl="0" w:tplc="67EC3D9C">
      <w:start w:val="1"/>
      <w:numFmt w:val="bullet"/>
      <w:lvlText w:val=""/>
      <w:lvlJc w:val="left"/>
      <w:pPr>
        <w:ind w:left="720" w:hanging="360"/>
      </w:pPr>
      <w:rPr>
        <w:rFonts w:ascii="Symbol" w:hAnsi="Symbol"/>
      </w:rPr>
    </w:lvl>
    <w:lvl w:ilvl="1" w:tplc="06705EB8">
      <w:start w:val="1"/>
      <w:numFmt w:val="bullet"/>
      <w:lvlText w:val=""/>
      <w:lvlJc w:val="left"/>
      <w:pPr>
        <w:ind w:left="720" w:hanging="360"/>
      </w:pPr>
      <w:rPr>
        <w:rFonts w:ascii="Symbol" w:hAnsi="Symbol"/>
      </w:rPr>
    </w:lvl>
    <w:lvl w:ilvl="2" w:tplc="144E5F16">
      <w:start w:val="1"/>
      <w:numFmt w:val="bullet"/>
      <w:lvlText w:val=""/>
      <w:lvlJc w:val="left"/>
      <w:pPr>
        <w:ind w:left="720" w:hanging="360"/>
      </w:pPr>
      <w:rPr>
        <w:rFonts w:ascii="Symbol" w:hAnsi="Symbol"/>
      </w:rPr>
    </w:lvl>
    <w:lvl w:ilvl="3" w:tplc="5FE68DAE">
      <w:start w:val="1"/>
      <w:numFmt w:val="bullet"/>
      <w:lvlText w:val=""/>
      <w:lvlJc w:val="left"/>
      <w:pPr>
        <w:ind w:left="720" w:hanging="360"/>
      </w:pPr>
      <w:rPr>
        <w:rFonts w:ascii="Symbol" w:hAnsi="Symbol"/>
      </w:rPr>
    </w:lvl>
    <w:lvl w:ilvl="4" w:tplc="F76C8DD0">
      <w:start w:val="1"/>
      <w:numFmt w:val="bullet"/>
      <w:lvlText w:val=""/>
      <w:lvlJc w:val="left"/>
      <w:pPr>
        <w:ind w:left="720" w:hanging="360"/>
      </w:pPr>
      <w:rPr>
        <w:rFonts w:ascii="Symbol" w:hAnsi="Symbol"/>
      </w:rPr>
    </w:lvl>
    <w:lvl w:ilvl="5" w:tplc="0C3A5B10">
      <w:start w:val="1"/>
      <w:numFmt w:val="bullet"/>
      <w:lvlText w:val=""/>
      <w:lvlJc w:val="left"/>
      <w:pPr>
        <w:ind w:left="720" w:hanging="360"/>
      </w:pPr>
      <w:rPr>
        <w:rFonts w:ascii="Symbol" w:hAnsi="Symbol"/>
      </w:rPr>
    </w:lvl>
    <w:lvl w:ilvl="6" w:tplc="D1D6BC84">
      <w:start w:val="1"/>
      <w:numFmt w:val="bullet"/>
      <w:lvlText w:val=""/>
      <w:lvlJc w:val="left"/>
      <w:pPr>
        <w:ind w:left="720" w:hanging="360"/>
      </w:pPr>
      <w:rPr>
        <w:rFonts w:ascii="Symbol" w:hAnsi="Symbol"/>
      </w:rPr>
    </w:lvl>
    <w:lvl w:ilvl="7" w:tplc="8F427088">
      <w:start w:val="1"/>
      <w:numFmt w:val="bullet"/>
      <w:lvlText w:val=""/>
      <w:lvlJc w:val="left"/>
      <w:pPr>
        <w:ind w:left="720" w:hanging="360"/>
      </w:pPr>
      <w:rPr>
        <w:rFonts w:ascii="Symbol" w:hAnsi="Symbol"/>
      </w:rPr>
    </w:lvl>
    <w:lvl w:ilvl="8" w:tplc="6E90E214">
      <w:start w:val="1"/>
      <w:numFmt w:val="bullet"/>
      <w:lvlText w:val=""/>
      <w:lvlJc w:val="left"/>
      <w:pPr>
        <w:ind w:left="720" w:hanging="360"/>
      </w:pPr>
      <w:rPr>
        <w:rFonts w:ascii="Symbol" w:hAnsi="Symbol"/>
      </w:rPr>
    </w:lvl>
  </w:abstractNum>
  <w:abstractNum w:abstractNumId="31" w15:restartNumberingAfterBreak="0">
    <w:nsid w:val="67A0200C"/>
    <w:multiLevelType w:val="multilevel"/>
    <w:tmpl w:val="630A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2F1C0A"/>
    <w:multiLevelType w:val="multilevel"/>
    <w:tmpl w:val="B5C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37421"/>
    <w:multiLevelType w:val="hybridMultilevel"/>
    <w:tmpl w:val="BE9AD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8CA5BEF"/>
    <w:multiLevelType w:val="multilevel"/>
    <w:tmpl w:val="382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16794"/>
    <w:multiLevelType w:val="multilevel"/>
    <w:tmpl w:val="D66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AB4A50"/>
    <w:multiLevelType w:val="multilevel"/>
    <w:tmpl w:val="3764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613B2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2865CEA"/>
    <w:multiLevelType w:val="hybridMultilevel"/>
    <w:tmpl w:val="6A640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5F042C3"/>
    <w:multiLevelType w:val="multilevel"/>
    <w:tmpl w:val="D44A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0355B"/>
    <w:multiLevelType w:val="multilevel"/>
    <w:tmpl w:val="361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432FA"/>
    <w:multiLevelType w:val="multilevel"/>
    <w:tmpl w:val="D82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850C09"/>
    <w:multiLevelType w:val="multilevel"/>
    <w:tmpl w:val="E4F0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F5F6A"/>
    <w:multiLevelType w:val="hybridMultilevel"/>
    <w:tmpl w:val="68700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5422639">
    <w:abstractNumId w:val="15"/>
  </w:num>
  <w:num w:numId="2" w16cid:durableId="300040961">
    <w:abstractNumId w:val="1"/>
  </w:num>
  <w:num w:numId="3" w16cid:durableId="340358722">
    <w:abstractNumId w:val="20"/>
  </w:num>
  <w:num w:numId="4" w16cid:durableId="1833447472">
    <w:abstractNumId w:val="2"/>
  </w:num>
  <w:num w:numId="5" w16cid:durableId="2127696233">
    <w:abstractNumId w:val="36"/>
  </w:num>
  <w:num w:numId="6" w16cid:durableId="455680623">
    <w:abstractNumId w:val="12"/>
  </w:num>
  <w:num w:numId="7" w16cid:durableId="955334432">
    <w:abstractNumId w:val="19"/>
  </w:num>
  <w:num w:numId="8" w16cid:durableId="2012102122">
    <w:abstractNumId w:val="31"/>
  </w:num>
  <w:num w:numId="9" w16cid:durableId="1446730470">
    <w:abstractNumId w:val="5"/>
  </w:num>
  <w:num w:numId="10" w16cid:durableId="821626132">
    <w:abstractNumId w:val="0"/>
  </w:num>
  <w:num w:numId="11" w16cid:durableId="1871526196">
    <w:abstractNumId w:val="42"/>
  </w:num>
  <w:num w:numId="12" w16cid:durableId="1601375769">
    <w:abstractNumId w:val="6"/>
  </w:num>
  <w:num w:numId="13" w16cid:durableId="1644963011">
    <w:abstractNumId w:val="40"/>
  </w:num>
  <w:num w:numId="14" w16cid:durableId="910651595">
    <w:abstractNumId w:val="41"/>
  </w:num>
  <w:num w:numId="15" w16cid:durableId="1962803406">
    <w:abstractNumId w:val="39"/>
  </w:num>
  <w:num w:numId="16" w16cid:durableId="346102185">
    <w:abstractNumId w:val="10"/>
  </w:num>
  <w:num w:numId="17" w16cid:durableId="1891644265">
    <w:abstractNumId w:val="11"/>
  </w:num>
  <w:num w:numId="18" w16cid:durableId="1759978002">
    <w:abstractNumId w:val="3"/>
  </w:num>
  <w:num w:numId="19" w16cid:durableId="207957877">
    <w:abstractNumId w:val="18"/>
  </w:num>
  <w:num w:numId="20" w16cid:durableId="10499191">
    <w:abstractNumId w:val="32"/>
  </w:num>
  <w:num w:numId="21" w16cid:durableId="1026757800">
    <w:abstractNumId w:val="34"/>
  </w:num>
  <w:num w:numId="22" w16cid:durableId="112481993">
    <w:abstractNumId w:val="17"/>
  </w:num>
  <w:num w:numId="23" w16cid:durableId="124005820">
    <w:abstractNumId w:val="21"/>
  </w:num>
  <w:num w:numId="24" w16cid:durableId="2142571469">
    <w:abstractNumId w:val="29"/>
  </w:num>
  <w:num w:numId="25" w16cid:durableId="1744986641">
    <w:abstractNumId w:val="43"/>
  </w:num>
  <w:num w:numId="26" w16cid:durableId="226305141">
    <w:abstractNumId w:val="22"/>
  </w:num>
  <w:num w:numId="27" w16cid:durableId="1604802711">
    <w:abstractNumId w:val="33"/>
  </w:num>
  <w:num w:numId="28" w16cid:durableId="1438479112">
    <w:abstractNumId w:val="26"/>
  </w:num>
  <w:num w:numId="29" w16cid:durableId="216479434">
    <w:abstractNumId w:val="14"/>
  </w:num>
  <w:num w:numId="30" w16cid:durableId="1625387059">
    <w:abstractNumId w:val="9"/>
  </w:num>
  <w:num w:numId="31" w16cid:durableId="583302464">
    <w:abstractNumId w:val="7"/>
  </w:num>
  <w:num w:numId="32" w16cid:durableId="880819913">
    <w:abstractNumId w:val="38"/>
  </w:num>
  <w:num w:numId="33" w16cid:durableId="1537696757">
    <w:abstractNumId w:val="30"/>
  </w:num>
  <w:num w:numId="34" w16cid:durableId="1494681700">
    <w:abstractNumId w:val="23"/>
  </w:num>
  <w:num w:numId="35" w16cid:durableId="1161391476">
    <w:abstractNumId w:val="27"/>
  </w:num>
  <w:num w:numId="36" w16cid:durableId="1803498631">
    <w:abstractNumId w:val="28"/>
  </w:num>
  <w:num w:numId="37" w16cid:durableId="504326865">
    <w:abstractNumId w:val="24"/>
  </w:num>
  <w:num w:numId="38" w16cid:durableId="2001351065">
    <w:abstractNumId w:val="4"/>
  </w:num>
  <w:num w:numId="39" w16cid:durableId="886533268">
    <w:abstractNumId w:val="8"/>
  </w:num>
  <w:num w:numId="40" w16cid:durableId="564683687">
    <w:abstractNumId w:val="16"/>
  </w:num>
  <w:num w:numId="41" w16cid:durableId="504367763">
    <w:abstractNumId w:val="25"/>
  </w:num>
  <w:num w:numId="42" w16cid:durableId="612715812">
    <w:abstractNumId w:val="35"/>
  </w:num>
  <w:num w:numId="43" w16cid:durableId="626400124">
    <w:abstractNumId w:val="13"/>
  </w:num>
  <w:num w:numId="44" w16cid:durableId="356125722">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McLay">
    <w15:presenceInfo w15:providerId="AD" w15:userId="S::EMCLAY@jaguarlandrover.com::9f97786c-5bca-4df1-8d47-a9230c92628e"/>
  </w15:person>
  <w15:person w15:author="Dr Arindam Ghosh">
    <w15:presenceInfo w15:providerId="Windows Live" w15:userId="44976628360bfbdc"/>
  </w15:person>
  <w15:person w15:author="Charlotte Burden">
    <w15:presenceInfo w15:providerId="AD" w15:userId="S::CBURDEN5@jaguarlandrover.com::a63a4692-1a3b-4754-a467-d57f4f8f6b52"/>
  </w15:person>
  <w15:person w15:author="Arindam Ghosh">
    <w15:presenceInfo w15:providerId="AD" w15:userId="S::arindam.ghosh@fortescue.com::143fc90f-aee8-472a-ae24-72f17757ae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D7C"/>
    <w:rsid w:val="00003FF3"/>
    <w:rsid w:val="0000465C"/>
    <w:rsid w:val="00011BEC"/>
    <w:rsid w:val="00016A65"/>
    <w:rsid w:val="000203D4"/>
    <w:rsid w:val="0002117B"/>
    <w:rsid w:val="00035FF0"/>
    <w:rsid w:val="000522BE"/>
    <w:rsid w:val="0007073D"/>
    <w:rsid w:val="0007644B"/>
    <w:rsid w:val="00083F63"/>
    <w:rsid w:val="00087286"/>
    <w:rsid w:val="00092AA0"/>
    <w:rsid w:val="000D4A49"/>
    <w:rsid w:val="000D4A6A"/>
    <w:rsid w:val="000D6322"/>
    <w:rsid w:val="000E2322"/>
    <w:rsid w:val="000E4406"/>
    <w:rsid w:val="000F3756"/>
    <w:rsid w:val="000F3EBC"/>
    <w:rsid w:val="00102AD6"/>
    <w:rsid w:val="00103CD0"/>
    <w:rsid w:val="001110BA"/>
    <w:rsid w:val="00120DEC"/>
    <w:rsid w:val="001211D5"/>
    <w:rsid w:val="001250B0"/>
    <w:rsid w:val="001271C7"/>
    <w:rsid w:val="00127C59"/>
    <w:rsid w:val="00130FBA"/>
    <w:rsid w:val="00135F24"/>
    <w:rsid w:val="00136564"/>
    <w:rsid w:val="001366BA"/>
    <w:rsid w:val="001522E4"/>
    <w:rsid w:val="001537DD"/>
    <w:rsid w:val="00166517"/>
    <w:rsid w:val="0018545B"/>
    <w:rsid w:val="00192CE5"/>
    <w:rsid w:val="001942AF"/>
    <w:rsid w:val="001B64CF"/>
    <w:rsid w:val="001C0871"/>
    <w:rsid w:val="001C784B"/>
    <w:rsid w:val="001D4F45"/>
    <w:rsid w:val="001E3F2A"/>
    <w:rsid w:val="001E6832"/>
    <w:rsid w:val="001E68B0"/>
    <w:rsid w:val="001F7E4E"/>
    <w:rsid w:val="0022078B"/>
    <w:rsid w:val="00222643"/>
    <w:rsid w:val="00223276"/>
    <w:rsid w:val="00230217"/>
    <w:rsid w:val="00243C63"/>
    <w:rsid w:val="002440F0"/>
    <w:rsid w:val="00280DD8"/>
    <w:rsid w:val="00285F92"/>
    <w:rsid w:val="002861E2"/>
    <w:rsid w:val="00296F2F"/>
    <w:rsid w:val="002A7F03"/>
    <w:rsid w:val="002B29BA"/>
    <w:rsid w:val="002B5071"/>
    <w:rsid w:val="002C1538"/>
    <w:rsid w:val="002D5EAC"/>
    <w:rsid w:val="002E17BA"/>
    <w:rsid w:val="002F41BB"/>
    <w:rsid w:val="002F68AC"/>
    <w:rsid w:val="003052CB"/>
    <w:rsid w:val="00311420"/>
    <w:rsid w:val="003175D0"/>
    <w:rsid w:val="003447CD"/>
    <w:rsid w:val="00351FCC"/>
    <w:rsid w:val="00366F80"/>
    <w:rsid w:val="00367D05"/>
    <w:rsid w:val="003779AF"/>
    <w:rsid w:val="00391317"/>
    <w:rsid w:val="0039300B"/>
    <w:rsid w:val="003B19C5"/>
    <w:rsid w:val="003B3E3D"/>
    <w:rsid w:val="003C0162"/>
    <w:rsid w:val="003C10E4"/>
    <w:rsid w:val="003C4744"/>
    <w:rsid w:val="003D64EA"/>
    <w:rsid w:val="003E4F7F"/>
    <w:rsid w:val="003E54E9"/>
    <w:rsid w:val="003E76A1"/>
    <w:rsid w:val="003F446A"/>
    <w:rsid w:val="003F61ED"/>
    <w:rsid w:val="00405C46"/>
    <w:rsid w:val="00406FE7"/>
    <w:rsid w:val="00416395"/>
    <w:rsid w:val="004335D1"/>
    <w:rsid w:val="00435DA8"/>
    <w:rsid w:val="0043703B"/>
    <w:rsid w:val="00437305"/>
    <w:rsid w:val="00445FF6"/>
    <w:rsid w:val="00446338"/>
    <w:rsid w:val="0045142A"/>
    <w:rsid w:val="004579DA"/>
    <w:rsid w:val="00464CA4"/>
    <w:rsid w:val="00484C03"/>
    <w:rsid w:val="00496B94"/>
    <w:rsid w:val="004A0B89"/>
    <w:rsid w:val="004B6E5D"/>
    <w:rsid w:val="004D0C62"/>
    <w:rsid w:val="004D1C18"/>
    <w:rsid w:val="00510B4E"/>
    <w:rsid w:val="00516AE2"/>
    <w:rsid w:val="005207C6"/>
    <w:rsid w:val="00522AC8"/>
    <w:rsid w:val="005328FB"/>
    <w:rsid w:val="005456C3"/>
    <w:rsid w:val="00545A31"/>
    <w:rsid w:val="00553D6B"/>
    <w:rsid w:val="00560951"/>
    <w:rsid w:val="005632DC"/>
    <w:rsid w:val="005643FD"/>
    <w:rsid w:val="00570AFB"/>
    <w:rsid w:val="0057114A"/>
    <w:rsid w:val="00571543"/>
    <w:rsid w:val="0057533D"/>
    <w:rsid w:val="00586396"/>
    <w:rsid w:val="00586B70"/>
    <w:rsid w:val="005924D6"/>
    <w:rsid w:val="005A0EB8"/>
    <w:rsid w:val="005A4933"/>
    <w:rsid w:val="005C7602"/>
    <w:rsid w:val="005F01AD"/>
    <w:rsid w:val="005F3CF5"/>
    <w:rsid w:val="005F63B7"/>
    <w:rsid w:val="00610D98"/>
    <w:rsid w:val="0062614D"/>
    <w:rsid w:val="006320D4"/>
    <w:rsid w:val="00643A1C"/>
    <w:rsid w:val="006571F1"/>
    <w:rsid w:val="006625CA"/>
    <w:rsid w:val="00670A95"/>
    <w:rsid w:val="006730F9"/>
    <w:rsid w:val="00674B28"/>
    <w:rsid w:val="006755AE"/>
    <w:rsid w:val="0067666E"/>
    <w:rsid w:val="00681190"/>
    <w:rsid w:val="00684D97"/>
    <w:rsid w:val="006A7B81"/>
    <w:rsid w:val="006B40C3"/>
    <w:rsid w:val="006C76F5"/>
    <w:rsid w:val="006D7E8B"/>
    <w:rsid w:val="006E04B2"/>
    <w:rsid w:val="006E7B89"/>
    <w:rsid w:val="006F2580"/>
    <w:rsid w:val="007021D9"/>
    <w:rsid w:val="007042D2"/>
    <w:rsid w:val="007064E0"/>
    <w:rsid w:val="007069A2"/>
    <w:rsid w:val="00706C67"/>
    <w:rsid w:val="007136B0"/>
    <w:rsid w:val="0072366A"/>
    <w:rsid w:val="007253D7"/>
    <w:rsid w:val="007307DB"/>
    <w:rsid w:val="007349C7"/>
    <w:rsid w:val="00741EAB"/>
    <w:rsid w:val="007540AC"/>
    <w:rsid w:val="00765594"/>
    <w:rsid w:val="00765F24"/>
    <w:rsid w:val="0076788A"/>
    <w:rsid w:val="00776802"/>
    <w:rsid w:val="00777E8D"/>
    <w:rsid w:val="00783F72"/>
    <w:rsid w:val="00784692"/>
    <w:rsid w:val="00786E12"/>
    <w:rsid w:val="007877EC"/>
    <w:rsid w:val="00793211"/>
    <w:rsid w:val="007936E7"/>
    <w:rsid w:val="00797872"/>
    <w:rsid w:val="007A2582"/>
    <w:rsid w:val="007A3372"/>
    <w:rsid w:val="007B0138"/>
    <w:rsid w:val="007C30DD"/>
    <w:rsid w:val="007E1F41"/>
    <w:rsid w:val="007E4902"/>
    <w:rsid w:val="007E51F7"/>
    <w:rsid w:val="007E6E84"/>
    <w:rsid w:val="007E77CD"/>
    <w:rsid w:val="007F0F48"/>
    <w:rsid w:val="007F637E"/>
    <w:rsid w:val="008004B7"/>
    <w:rsid w:val="0080197D"/>
    <w:rsid w:val="008076F1"/>
    <w:rsid w:val="00823921"/>
    <w:rsid w:val="008247F8"/>
    <w:rsid w:val="008338B6"/>
    <w:rsid w:val="0085518E"/>
    <w:rsid w:val="00860E6B"/>
    <w:rsid w:val="00862AD1"/>
    <w:rsid w:val="00873220"/>
    <w:rsid w:val="00874F31"/>
    <w:rsid w:val="00875163"/>
    <w:rsid w:val="0088637E"/>
    <w:rsid w:val="008A7510"/>
    <w:rsid w:val="008A78C1"/>
    <w:rsid w:val="008C4D7E"/>
    <w:rsid w:val="008C70D1"/>
    <w:rsid w:val="008D2B6C"/>
    <w:rsid w:val="008E44CE"/>
    <w:rsid w:val="0090453F"/>
    <w:rsid w:val="00907E27"/>
    <w:rsid w:val="00920C3E"/>
    <w:rsid w:val="00920F60"/>
    <w:rsid w:val="00922A60"/>
    <w:rsid w:val="00924A6D"/>
    <w:rsid w:val="00942908"/>
    <w:rsid w:val="00943600"/>
    <w:rsid w:val="0094412C"/>
    <w:rsid w:val="00947427"/>
    <w:rsid w:val="009524D9"/>
    <w:rsid w:val="00957FDD"/>
    <w:rsid w:val="00971BDB"/>
    <w:rsid w:val="00972683"/>
    <w:rsid w:val="00975D1F"/>
    <w:rsid w:val="00976E80"/>
    <w:rsid w:val="0097764D"/>
    <w:rsid w:val="0098699F"/>
    <w:rsid w:val="00993F5F"/>
    <w:rsid w:val="009B50FF"/>
    <w:rsid w:val="009C3C4B"/>
    <w:rsid w:val="009D2234"/>
    <w:rsid w:val="009D4426"/>
    <w:rsid w:val="009E0400"/>
    <w:rsid w:val="009E49E5"/>
    <w:rsid w:val="009E7B73"/>
    <w:rsid w:val="009F22E4"/>
    <w:rsid w:val="009F3B6A"/>
    <w:rsid w:val="00A055B5"/>
    <w:rsid w:val="00A360F7"/>
    <w:rsid w:val="00A40D3B"/>
    <w:rsid w:val="00A412C5"/>
    <w:rsid w:val="00A45CC4"/>
    <w:rsid w:val="00A64AB7"/>
    <w:rsid w:val="00A65613"/>
    <w:rsid w:val="00A70164"/>
    <w:rsid w:val="00A713D0"/>
    <w:rsid w:val="00A71751"/>
    <w:rsid w:val="00A825F0"/>
    <w:rsid w:val="00A94E5B"/>
    <w:rsid w:val="00AA0D37"/>
    <w:rsid w:val="00AB5394"/>
    <w:rsid w:val="00AD479A"/>
    <w:rsid w:val="00AE14A7"/>
    <w:rsid w:val="00AE512D"/>
    <w:rsid w:val="00AF4AB9"/>
    <w:rsid w:val="00B04400"/>
    <w:rsid w:val="00B04AFE"/>
    <w:rsid w:val="00B0673C"/>
    <w:rsid w:val="00B07905"/>
    <w:rsid w:val="00B405E8"/>
    <w:rsid w:val="00B40898"/>
    <w:rsid w:val="00B43ADE"/>
    <w:rsid w:val="00B44C6F"/>
    <w:rsid w:val="00B54B5B"/>
    <w:rsid w:val="00B6564B"/>
    <w:rsid w:val="00B7173E"/>
    <w:rsid w:val="00B72553"/>
    <w:rsid w:val="00B82634"/>
    <w:rsid w:val="00B87B56"/>
    <w:rsid w:val="00B93B7A"/>
    <w:rsid w:val="00B97C81"/>
    <w:rsid w:val="00BA020B"/>
    <w:rsid w:val="00BB064D"/>
    <w:rsid w:val="00BB08C0"/>
    <w:rsid w:val="00BB4A52"/>
    <w:rsid w:val="00BB757F"/>
    <w:rsid w:val="00BC593F"/>
    <w:rsid w:val="00BD49FA"/>
    <w:rsid w:val="00BF6F9E"/>
    <w:rsid w:val="00C008CC"/>
    <w:rsid w:val="00C00A85"/>
    <w:rsid w:val="00C03E52"/>
    <w:rsid w:val="00C05212"/>
    <w:rsid w:val="00C21D78"/>
    <w:rsid w:val="00C23E4F"/>
    <w:rsid w:val="00C26056"/>
    <w:rsid w:val="00C32C1E"/>
    <w:rsid w:val="00C439BD"/>
    <w:rsid w:val="00C46182"/>
    <w:rsid w:val="00C50028"/>
    <w:rsid w:val="00C52686"/>
    <w:rsid w:val="00C63221"/>
    <w:rsid w:val="00C6346C"/>
    <w:rsid w:val="00C634D6"/>
    <w:rsid w:val="00C65280"/>
    <w:rsid w:val="00C7137F"/>
    <w:rsid w:val="00C7677C"/>
    <w:rsid w:val="00C86ED3"/>
    <w:rsid w:val="00C90DFA"/>
    <w:rsid w:val="00C938AB"/>
    <w:rsid w:val="00C95CAF"/>
    <w:rsid w:val="00C96832"/>
    <w:rsid w:val="00CA42B9"/>
    <w:rsid w:val="00CB0C8F"/>
    <w:rsid w:val="00CB12D7"/>
    <w:rsid w:val="00CD033E"/>
    <w:rsid w:val="00CE6D4A"/>
    <w:rsid w:val="00CF1F1E"/>
    <w:rsid w:val="00CF35DF"/>
    <w:rsid w:val="00CF7B17"/>
    <w:rsid w:val="00D011B6"/>
    <w:rsid w:val="00D069B4"/>
    <w:rsid w:val="00D07809"/>
    <w:rsid w:val="00D12A48"/>
    <w:rsid w:val="00D3119A"/>
    <w:rsid w:val="00D322A1"/>
    <w:rsid w:val="00D32B84"/>
    <w:rsid w:val="00D335B6"/>
    <w:rsid w:val="00D421DC"/>
    <w:rsid w:val="00D46552"/>
    <w:rsid w:val="00D54D4C"/>
    <w:rsid w:val="00D6059B"/>
    <w:rsid w:val="00D607F4"/>
    <w:rsid w:val="00D624E4"/>
    <w:rsid w:val="00D6633D"/>
    <w:rsid w:val="00D66D7C"/>
    <w:rsid w:val="00D70FA5"/>
    <w:rsid w:val="00D74577"/>
    <w:rsid w:val="00D82FCC"/>
    <w:rsid w:val="00D940B9"/>
    <w:rsid w:val="00DB20B8"/>
    <w:rsid w:val="00DB6E81"/>
    <w:rsid w:val="00DC3B60"/>
    <w:rsid w:val="00DC5B33"/>
    <w:rsid w:val="00DD7572"/>
    <w:rsid w:val="00DE3083"/>
    <w:rsid w:val="00DE7DAB"/>
    <w:rsid w:val="00DF1DDD"/>
    <w:rsid w:val="00E010EE"/>
    <w:rsid w:val="00E11CA6"/>
    <w:rsid w:val="00E12CFD"/>
    <w:rsid w:val="00E15F37"/>
    <w:rsid w:val="00E4307C"/>
    <w:rsid w:val="00E46B30"/>
    <w:rsid w:val="00E5271C"/>
    <w:rsid w:val="00E5287B"/>
    <w:rsid w:val="00E57BE8"/>
    <w:rsid w:val="00E636E0"/>
    <w:rsid w:val="00E64548"/>
    <w:rsid w:val="00E73251"/>
    <w:rsid w:val="00E741F5"/>
    <w:rsid w:val="00E74855"/>
    <w:rsid w:val="00E758E0"/>
    <w:rsid w:val="00E77E24"/>
    <w:rsid w:val="00E87585"/>
    <w:rsid w:val="00E9009C"/>
    <w:rsid w:val="00E9225B"/>
    <w:rsid w:val="00E96D9D"/>
    <w:rsid w:val="00EA40FB"/>
    <w:rsid w:val="00ED1D01"/>
    <w:rsid w:val="00ED73AF"/>
    <w:rsid w:val="00EE0148"/>
    <w:rsid w:val="00F04F47"/>
    <w:rsid w:val="00F15594"/>
    <w:rsid w:val="00F16B2C"/>
    <w:rsid w:val="00F27D60"/>
    <w:rsid w:val="00F3061B"/>
    <w:rsid w:val="00F4348A"/>
    <w:rsid w:val="00F549F5"/>
    <w:rsid w:val="00F57104"/>
    <w:rsid w:val="00F8032C"/>
    <w:rsid w:val="00F81988"/>
    <w:rsid w:val="00F95A13"/>
    <w:rsid w:val="00FB4A81"/>
    <w:rsid w:val="00FB75C2"/>
    <w:rsid w:val="00FC367D"/>
    <w:rsid w:val="00FC3C0D"/>
    <w:rsid w:val="00FD010E"/>
    <w:rsid w:val="00FD4FB1"/>
    <w:rsid w:val="00FD6219"/>
    <w:rsid w:val="00FF108C"/>
    <w:rsid w:val="00FF4428"/>
    <w:rsid w:val="00FF59AF"/>
    <w:rsid w:val="0A49E44B"/>
    <w:rsid w:val="15020C39"/>
    <w:rsid w:val="16E9F9EB"/>
    <w:rsid w:val="18B21DF6"/>
    <w:rsid w:val="1AE3EBE1"/>
    <w:rsid w:val="1D2B6B6C"/>
    <w:rsid w:val="22AF3D74"/>
    <w:rsid w:val="304EF678"/>
    <w:rsid w:val="30647FB6"/>
    <w:rsid w:val="332AA4BB"/>
    <w:rsid w:val="379C8C30"/>
    <w:rsid w:val="3B0BDC56"/>
    <w:rsid w:val="3B8F5B3C"/>
    <w:rsid w:val="55FD2ABF"/>
    <w:rsid w:val="596F7F99"/>
    <w:rsid w:val="600F5CDF"/>
    <w:rsid w:val="6A8CA228"/>
    <w:rsid w:val="6AA956F6"/>
    <w:rsid w:val="6D6E6FA4"/>
    <w:rsid w:val="6EE86FDC"/>
    <w:rsid w:val="729642FA"/>
    <w:rsid w:val="763B677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E1CB3"/>
  <w15:chartTrackingRefBased/>
  <w15:docId w15:val="{54A7AFD5-08E5-478C-8B47-AA2F5F151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6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6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6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6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D7C"/>
    <w:rPr>
      <w:rFonts w:eastAsiaTheme="majorEastAsia" w:cstheme="majorBidi"/>
      <w:color w:val="272727" w:themeColor="text1" w:themeTint="D8"/>
    </w:rPr>
  </w:style>
  <w:style w:type="paragraph" w:styleId="Title">
    <w:name w:val="Title"/>
    <w:basedOn w:val="Normal"/>
    <w:next w:val="Normal"/>
    <w:link w:val="TitleChar"/>
    <w:uiPriority w:val="10"/>
    <w:qFormat/>
    <w:rsid w:val="00D66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D7C"/>
    <w:pPr>
      <w:spacing w:before="160"/>
      <w:jc w:val="center"/>
    </w:pPr>
    <w:rPr>
      <w:i/>
      <w:iCs/>
      <w:color w:val="404040" w:themeColor="text1" w:themeTint="BF"/>
    </w:rPr>
  </w:style>
  <w:style w:type="character" w:customStyle="1" w:styleId="QuoteChar">
    <w:name w:val="Quote Char"/>
    <w:basedOn w:val="DefaultParagraphFont"/>
    <w:link w:val="Quote"/>
    <w:uiPriority w:val="29"/>
    <w:rsid w:val="00D66D7C"/>
    <w:rPr>
      <w:i/>
      <w:iCs/>
      <w:color w:val="404040" w:themeColor="text1" w:themeTint="BF"/>
    </w:rPr>
  </w:style>
  <w:style w:type="paragraph" w:styleId="ListParagraph">
    <w:name w:val="List Paragraph"/>
    <w:basedOn w:val="Normal"/>
    <w:uiPriority w:val="34"/>
    <w:qFormat/>
    <w:rsid w:val="00D66D7C"/>
    <w:pPr>
      <w:ind w:left="720"/>
      <w:contextualSpacing/>
    </w:pPr>
  </w:style>
  <w:style w:type="character" w:styleId="IntenseEmphasis">
    <w:name w:val="Intense Emphasis"/>
    <w:basedOn w:val="DefaultParagraphFont"/>
    <w:uiPriority w:val="21"/>
    <w:qFormat/>
    <w:rsid w:val="00D66D7C"/>
    <w:rPr>
      <w:i/>
      <w:iCs/>
      <w:color w:val="0F4761" w:themeColor="accent1" w:themeShade="BF"/>
    </w:rPr>
  </w:style>
  <w:style w:type="paragraph" w:styleId="IntenseQuote">
    <w:name w:val="Intense Quote"/>
    <w:basedOn w:val="Normal"/>
    <w:next w:val="Normal"/>
    <w:link w:val="IntenseQuoteChar"/>
    <w:uiPriority w:val="30"/>
    <w:qFormat/>
    <w:rsid w:val="00D66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D7C"/>
    <w:rPr>
      <w:i/>
      <w:iCs/>
      <w:color w:val="0F4761" w:themeColor="accent1" w:themeShade="BF"/>
    </w:rPr>
  </w:style>
  <w:style w:type="character" w:styleId="IntenseReference">
    <w:name w:val="Intense Reference"/>
    <w:basedOn w:val="DefaultParagraphFont"/>
    <w:uiPriority w:val="32"/>
    <w:qFormat/>
    <w:rsid w:val="00D66D7C"/>
    <w:rPr>
      <w:b/>
      <w:bCs/>
      <w:smallCaps/>
      <w:color w:val="0F4761" w:themeColor="accent1" w:themeShade="BF"/>
      <w:spacing w:val="5"/>
    </w:rPr>
  </w:style>
  <w:style w:type="paragraph" w:styleId="NoSpacing">
    <w:name w:val="No Spacing"/>
    <w:uiPriority w:val="1"/>
    <w:qFormat/>
    <w:rsid w:val="00D66D7C"/>
    <w:pPr>
      <w:spacing w:after="0" w:line="240" w:lineRule="auto"/>
    </w:pPr>
  </w:style>
  <w:style w:type="character" w:styleId="CommentReference">
    <w:name w:val="annotation reference"/>
    <w:basedOn w:val="DefaultParagraphFont"/>
    <w:uiPriority w:val="99"/>
    <w:semiHidden/>
    <w:unhideWhenUsed/>
    <w:rsid w:val="0057533D"/>
    <w:rPr>
      <w:sz w:val="16"/>
      <w:szCs w:val="16"/>
    </w:rPr>
  </w:style>
  <w:style w:type="paragraph" w:styleId="CommentText">
    <w:name w:val="annotation text"/>
    <w:basedOn w:val="Normal"/>
    <w:link w:val="CommentTextChar"/>
    <w:uiPriority w:val="99"/>
    <w:unhideWhenUsed/>
    <w:rsid w:val="0057533D"/>
    <w:pPr>
      <w:spacing w:line="240" w:lineRule="auto"/>
    </w:pPr>
    <w:rPr>
      <w:sz w:val="20"/>
      <w:szCs w:val="20"/>
    </w:rPr>
  </w:style>
  <w:style w:type="character" w:customStyle="1" w:styleId="CommentTextChar">
    <w:name w:val="Comment Text Char"/>
    <w:basedOn w:val="DefaultParagraphFont"/>
    <w:link w:val="CommentText"/>
    <w:uiPriority w:val="99"/>
    <w:rsid w:val="0057533D"/>
    <w:rPr>
      <w:sz w:val="20"/>
      <w:szCs w:val="20"/>
    </w:rPr>
  </w:style>
  <w:style w:type="paragraph" w:styleId="CommentSubject">
    <w:name w:val="annotation subject"/>
    <w:basedOn w:val="CommentText"/>
    <w:next w:val="CommentText"/>
    <w:link w:val="CommentSubjectChar"/>
    <w:uiPriority w:val="99"/>
    <w:semiHidden/>
    <w:unhideWhenUsed/>
    <w:rsid w:val="0057533D"/>
    <w:rPr>
      <w:b/>
      <w:bCs/>
    </w:rPr>
  </w:style>
  <w:style w:type="character" w:customStyle="1" w:styleId="CommentSubjectChar">
    <w:name w:val="Comment Subject Char"/>
    <w:basedOn w:val="CommentTextChar"/>
    <w:link w:val="CommentSubject"/>
    <w:uiPriority w:val="99"/>
    <w:semiHidden/>
    <w:rsid w:val="0057533D"/>
    <w:rPr>
      <w:b/>
      <w:bCs/>
      <w:sz w:val="20"/>
      <w:szCs w:val="20"/>
    </w:rPr>
  </w:style>
  <w:style w:type="paragraph" w:styleId="Revision">
    <w:name w:val="Revision"/>
    <w:hidden/>
    <w:uiPriority w:val="99"/>
    <w:semiHidden/>
    <w:rsid w:val="007136B0"/>
    <w:pPr>
      <w:spacing w:after="0" w:line="240" w:lineRule="auto"/>
    </w:pPr>
  </w:style>
  <w:style w:type="paragraph" w:customStyle="1" w:styleId="Default">
    <w:name w:val="Default"/>
    <w:rsid w:val="00CA42B9"/>
    <w:pPr>
      <w:autoSpaceDE w:val="0"/>
      <w:autoSpaceDN w:val="0"/>
      <w:adjustRightInd w:val="0"/>
      <w:spacing w:after="0" w:line="240" w:lineRule="auto"/>
    </w:pPr>
    <w:rPr>
      <w:rFonts w:ascii="Aptos" w:hAnsi="Aptos" w:cs="Aptos"/>
      <w:color w:val="000000"/>
      <w:kern w:val="0"/>
      <w:sz w:val="24"/>
      <w:szCs w:val="24"/>
    </w:rPr>
  </w:style>
  <w:style w:type="character" w:styleId="Mention">
    <w:name w:val="Mention"/>
    <w:basedOn w:val="DefaultParagraphFont"/>
    <w:uiPriority w:val="99"/>
    <w:unhideWhenUsed/>
    <w:rsid w:val="000E4406"/>
    <w:rPr>
      <w:color w:val="2B579A"/>
      <w:shd w:val="clear" w:color="auto" w:fill="E1DFDD"/>
    </w:rPr>
  </w:style>
  <w:style w:type="table" w:styleId="PlainTable1">
    <w:name w:val="Plain Table 1"/>
    <w:basedOn w:val="TableNormal"/>
    <w:uiPriority w:val="41"/>
    <w:rsid w:val="008E44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38775">
      <w:bodyDiv w:val="1"/>
      <w:marLeft w:val="0"/>
      <w:marRight w:val="0"/>
      <w:marTop w:val="0"/>
      <w:marBottom w:val="0"/>
      <w:divBdr>
        <w:top w:val="none" w:sz="0" w:space="0" w:color="auto"/>
        <w:left w:val="none" w:sz="0" w:space="0" w:color="auto"/>
        <w:bottom w:val="none" w:sz="0" w:space="0" w:color="auto"/>
        <w:right w:val="none" w:sz="0" w:space="0" w:color="auto"/>
      </w:divBdr>
    </w:div>
    <w:div w:id="135613901">
      <w:bodyDiv w:val="1"/>
      <w:marLeft w:val="0"/>
      <w:marRight w:val="0"/>
      <w:marTop w:val="0"/>
      <w:marBottom w:val="0"/>
      <w:divBdr>
        <w:top w:val="none" w:sz="0" w:space="0" w:color="auto"/>
        <w:left w:val="none" w:sz="0" w:space="0" w:color="auto"/>
        <w:bottom w:val="none" w:sz="0" w:space="0" w:color="auto"/>
        <w:right w:val="none" w:sz="0" w:space="0" w:color="auto"/>
      </w:divBdr>
    </w:div>
    <w:div w:id="354119196">
      <w:bodyDiv w:val="1"/>
      <w:marLeft w:val="0"/>
      <w:marRight w:val="0"/>
      <w:marTop w:val="0"/>
      <w:marBottom w:val="0"/>
      <w:divBdr>
        <w:top w:val="none" w:sz="0" w:space="0" w:color="auto"/>
        <w:left w:val="none" w:sz="0" w:space="0" w:color="auto"/>
        <w:bottom w:val="none" w:sz="0" w:space="0" w:color="auto"/>
        <w:right w:val="none" w:sz="0" w:space="0" w:color="auto"/>
      </w:divBdr>
    </w:div>
    <w:div w:id="551814056">
      <w:bodyDiv w:val="1"/>
      <w:marLeft w:val="0"/>
      <w:marRight w:val="0"/>
      <w:marTop w:val="0"/>
      <w:marBottom w:val="0"/>
      <w:divBdr>
        <w:top w:val="none" w:sz="0" w:space="0" w:color="auto"/>
        <w:left w:val="none" w:sz="0" w:space="0" w:color="auto"/>
        <w:bottom w:val="none" w:sz="0" w:space="0" w:color="auto"/>
        <w:right w:val="none" w:sz="0" w:space="0" w:color="auto"/>
      </w:divBdr>
    </w:div>
    <w:div w:id="614681877">
      <w:bodyDiv w:val="1"/>
      <w:marLeft w:val="0"/>
      <w:marRight w:val="0"/>
      <w:marTop w:val="0"/>
      <w:marBottom w:val="0"/>
      <w:divBdr>
        <w:top w:val="none" w:sz="0" w:space="0" w:color="auto"/>
        <w:left w:val="none" w:sz="0" w:space="0" w:color="auto"/>
        <w:bottom w:val="none" w:sz="0" w:space="0" w:color="auto"/>
        <w:right w:val="none" w:sz="0" w:space="0" w:color="auto"/>
      </w:divBdr>
    </w:div>
    <w:div w:id="743456863">
      <w:bodyDiv w:val="1"/>
      <w:marLeft w:val="0"/>
      <w:marRight w:val="0"/>
      <w:marTop w:val="0"/>
      <w:marBottom w:val="0"/>
      <w:divBdr>
        <w:top w:val="none" w:sz="0" w:space="0" w:color="auto"/>
        <w:left w:val="none" w:sz="0" w:space="0" w:color="auto"/>
        <w:bottom w:val="none" w:sz="0" w:space="0" w:color="auto"/>
        <w:right w:val="none" w:sz="0" w:space="0" w:color="auto"/>
      </w:divBdr>
    </w:div>
    <w:div w:id="814689188">
      <w:bodyDiv w:val="1"/>
      <w:marLeft w:val="0"/>
      <w:marRight w:val="0"/>
      <w:marTop w:val="0"/>
      <w:marBottom w:val="0"/>
      <w:divBdr>
        <w:top w:val="none" w:sz="0" w:space="0" w:color="auto"/>
        <w:left w:val="none" w:sz="0" w:space="0" w:color="auto"/>
        <w:bottom w:val="none" w:sz="0" w:space="0" w:color="auto"/>
        <w:right w:val="none" w:sz="0" w:space="0" w:color="auto"/>
      </w:divBdr>
    </w:div>
    <w:div w:id="1009869238">
      <w:bodyDiv w:val="1"/>
      <w:marLeft w:val="0"/>
      <w:marRight w:val="0"/>
      <w:marTop w:val="0"/>
      <w:marBottom w:val="0"/>
      <w:divBdr>
        <w:top w:val="none" w:sz="0" w:space="0" w:color="auto"/>
        <w:left w:val="none" w:sz="0" w:space="0" w:color="auto"/>
        <w:bottom w:val="none" w:sz="0" w:space="0" w:color="auto"/>
        <w:right w:val="none" w:sz="0" w:space="0" w:color="auto"/>
      </w:divBdr>
    </w:div>
    <w:div w:id="1051466963">
      <w:bodyDiv w:val="1"/>
      <w:marLeft w:val="0"/>
      <w:marRight w:val="0"/>
      <w:marTop w:val="0"/>
      <w:marBottom w:val="0"/>
      <w:divBdr>
        <w:top w:val="none" w:sz="0" w:space="0" w:color="auto"/>
        <w:left w:val="none" w:sz="0" w:space="0" w:color="auto"/>
        <w:bottom w:val="none" w:sz="0" w:space="0" w:color="auto"/>
        <w:right w:val="none" w:sz="0" w:space="0" w:color="auto"/>
      </w:divBdr>
    </w:div>
    <w:div w:id="1077751910">
      <w:bodyDiv w:val="1"/>
      <w:marLeft w:val="0"/>
      <w:marRight w:val="0"/>
      <w:marTop w:val="0"/>
      <w:marBottom w:val="0"/>
      <w:divBdr>
        <w:top w:val="none" w:sz="0" w:space="0" w:color="auto"/>
        <w:left w:val="none" w:sz="0" w:space="0" w:color="auto"/>
        <w:bottom w:val="none" w:sz="0" w:space="0" w:color="auto"/>
        <w:right w:val="none" w:sz="0" w:space="0" w:color="auto"/>
      </w:divBdr>
    </w:div>
    <w:div w:id="1100876539">
      <w:bodyDiv w:val="1"/>
      <w:marLeft w:val="0"/>
      <w:marRight w:val="0"/>
      <w:marTop w:val="0"/>
      <w:marBottom w:val="0"/>
      <w:divBdr>
        <w:top w:val="none" w:sz="0" w:space="0" w:color="auto"/>
        <w:left w:val="none" w:sz="0" w:space="0" w:color="auto"/>
        <w:bottom w:val="none" w:sz="0" w:space="0" w:color="auto"/>
        <w:right w:val="none" w:sz="0" w:space="0" w:color="auto"/>
      </w:divBdr>
    </w:div>
    <w:div w:id="1206672255">
      <w:bodyDiv w:val="1"/>
      <w:marLeft w:val="0"/>
      <w:marRight w:val="0"/>
      <w:marTop w:val="0"/>
      <w:marBottom w:val="0"/>
      <w:divBdr>
        <w:top w:val="none" w:sz="0" w:space="0" w:color="auto"/>
        <w:left w:val="none" w:sz="0" w:space="0" w:color="auto"/>
        <w:bottom w:val="none" w:sz="0" w:space="0" w:color="auto"/>
        <w:right w:val="none" w:sz="0" w:space="0" w:color="auto"/>
      </w:divBdr>
    </w:div>
    <w:div w:id="1799566637">
      <w:bodyDiv w:val="1"/>
      <w:marLeft w:val="0"/>
      <w:marRight w:val="0"/>
      <w:marTop w:val="0"/>
      <w:marBottom w:val="0"/>
      <w:divBdr>
        <w:top w:val="none" w:sz="0" w:space="0" w:color="auto"/>
        <w:left w:val="none" w:sz="0" w:space="0" w:color="auto"/>
        <w:bottom w:val="none" w:sz="0" w:space="0" w:color="auto"/>
        <w:right w:val="none" w:sz="0" w:space="0" w:color="auto"/>
      </w:divBdr>
    </w:div>
    <w:div w:id="2083865039">
      <w:bodyDiv w:val="1"/>
      <w:marLeft w:val="0"/>
      <w:marRight w:val="0"/>
      <w:marTop w:val="0"/>
      <w:marBottom w:val="0"/>
      <w:divBdr>
        <w:top w:val="none" w:sz="0" w:space="0" w:color="auto"/>
        <w:left w:val="none" w:sz="0" w:space="0" w:color="auto"/>
        <w:bottom w:val="none" w:sz="0" w:space="0" w:color="auto"/>
        <w:right w:val="none" w:sz="0" w:space="0" w:color="auto"/>
      </w:divBdr>
    </w:div>
    <w:div w:id="2102216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E7BEF23C88744CAEC680388E71289D" ma:contentTypeVersion="20" ma:contentTypeDescription="Create a new document." ma:contentTypeScope="" ma:versionID="ae583b276c79301b8b98ccc4047d279e">
  <xsd:schema xmlns:xsd="http://www.w3.org/2001/XMLSchema" xmlns:xs="http://www.w3.org/2001/XMLSchema" xmlns:p="http://schemas.microsoft.com/office/2006/metadata/properties" xmlns:ns2="7dcc085a-233f-4c98-a9f1-00fc03e6e172" xmlns:ns3="1b92c9e2-61e1-442e-96dc-46892552131d" xmlns:ns4="05df4186-6a79-4c36-aac8-0c44ed8cdcc7" targetNamespace="http://schemas.microsoft.com/office/2006/metadata/properties" ma:root="true" ma:fieldsID="1e306e35d42e29ff361eb9b8f6b9e2be" ns2:_="" ns3:_="" ns4:_="">
    <xsd:import namespace="7dcc085a-233f-4c98-a9f1-00fc03e6e172"/>
    <xsd:import namespace="1b92c9e2-61e1-442e-96dc-46892552131d"/>
    <xsd:import namespace="05df4186-6a79-4c36-aac8-0c44ed8cdcc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Pictur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c085a-233f-4c98-a9f1-00fc03e6e1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1a9981d-741d-4dde-8b20-345ed49743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Pictures" ma:index="26" nillable="true" ma:displayName="Pictures" ma:format="Thumbnail" ma:internalName="Pictures">
      <xsd:simpleType>
        <xsd:restriction base="dms:Unknow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b92c9e2-61e1-442e-96dc-468925521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df4186-6a79-4c36-aac8-0c44ed8cdcc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66f9826e-f2fd-4ac9-921f-3c6645591351}" ma:internalName="TaxCatchAll" ma:showField="CatchAllData" ma:web="1b92c9e2-61e1-442e-96dc-4689255213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5df4186-6a79-4c36-aac8-0c44ed8cdcc7" xsi:nil="true"/>
    <lcf76f155ced4ddcb4097134ff3c332f xmlns="7dcc085a-233f-4c98-a9f1-00fc03e6e172">
      <Terms xmlns="http://schemas.microsoft.com/office/infopath/2007/PartnerControls"/>
    </lcf76f155ced4ddcb4097134ff3c332f>
    <Pictures xmlns="7dcc085a-233f-4c98-a9f1-00fc03e6e1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4BEE11-B1F4-4984-8E18-096FE44A14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cc085a-233f-4c98-a9f1-00fc03e6e172"/>
    <ds:schemaRef ds:uri="1b92c9e2-61e1-442e-96dc-46892552131d"/>
    <ds:schemaRef ds:uri="05df4186-6a79-4c36-aac8-0c44ed8cdc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6ED39F-E9D0-4F01-83D8-A3D249D90412}">
  <ds:schemaRefs>
    <ds:schemaRef ds:uri="http://schemas.microsoft.com/office/2006/metadata/properties"/>
    <ds:schemaRef ds:uri="http://schemas.microsoft.com/office/infopath/2007/PartnerControls"/>
    <ds:schemaRef ds:uri="05df4186-6a79-4c36-aac8-0c44ed8cdcc7"/>
    <ds:schemaRef ds:uri="7dcc085a-233f-4c98-a9f1-00fc03e6e172"/>
  </ds:schemaRefs>
</ds:datastoreItem>
</file>

<file path=customXml/itemProps3.xml><?xml version="1.0" encoding="utf-8"?>
<ds:datastoreItem xmlns:ds="http://schemas.openxmlformats.org/officeDocument/2006/customXml" ds:itemID="{4D92C6CB-0776-48DF-8CB4-E5DB810F5D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11</Pages>
  <Words>2667</Words>
  <Characters>15443</Characters>
  <Application>Microsoft Office Word</Application>
  <DocSecurity>0</DocSecurity>
  <Lines>701</Lines>
  <Paragraphs>355</Paragraphs>
  <ScaleCrop>false</ScaleCrop>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Arindam Ghosh</dc:creator>
  <cp:keywords/>
  <dc:description/>
  <cp:lastModifiedBy>Arindam Ghosh</cp:lastModifiedBy>
  <cp:revision>320</cp:revision>
  <dcterms:created xsi:type="dcterms:W3CDTF">2025-09-18T09:43:00Z</dcterms:created>
  <dcterms:modified xsi:type="dcterms:W3CDTF">2025-10-22T16:13:00Z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9eaf13-f528-470e-bf6b-38b666617431_Enabled">
    <vt:lpwstr>true</vt:lpwstr>
  </property>
  <property fmtid="{D5CDD505-2E9C-101B-9397-08002B2CF9AE}" pid="3" name="MSIP_Label_289eaf13-f528-470e-bf6b-38b666617431_SetDate">
    <vt:lpwstr>2025-09-05T16:29:00Z</vt:lpwstr>
  </property>
  <property fmtid="{D5CDD505-2E9C-101B-9397-08002B2CF9AE}" pid="4" name="MSIP_Label_289eaf13-f528-470e-bf6b-38b666617431_Method">
    <vt:lpwstr>Standard</vt:lpwstr>
  </property>
  <property fmtid="{D5CDD505-2E9C-101B-9397-08002B2CF9AE}" pid="5" name="MSIP_Label_289eaf13-f528-470e-bf6b-38b666617431_Name">
    <vt:lpwstr>Proprietary</vt:lpwstr>
  </property>
  <property fmtid="{D5CDD505-2E9C-101B-9397-08002B2CF9AE}" pid="6" name="MSIP_Label_289eaf13-f528-470e-bf6b-38b666617431_SiteId">
    <vt:lpwstr>4c087f80-1e07-4f72-9e41-d7d9748d0f4c</vt:lpwstr>
  </property>
  <property fmtid="{D5CDD505-2E9C-101B-9397-08002B2CF9AE}" pid="7" name="MSIP_Label_289eaf13-f528-470e-bf6b-38b666617431_ActionId">
    <vt:lpwstr>331975e7-d9f6-4beb-bc26-bb14ee222059</vt:lpwstr>
  </property>
  <property fmtid="{D5CDD505-2E9C-101B-9397-08002B2CF9AE}" pid="8" name="MSIP_Label_289eaf13-f528-470e-bf6b-38b666617431_ContentBits">
    <vt:lpwstr>0</vt:lpwstr>
  </property>
  <property fmtid="{D5CDD505-2E9C-101B-9397-08002B2CF9AE}" pid="9" name="MSIP_Label_289eaf13-f528-470e-bf6b-38b666617431_Tag">
    <vt:lpwstr>10, 3, 0, 1</vt:lpwstr>
  </property>
  <property fmtid="{D5CDD505-2E9C-101B-9397-08002B2CF9AE}" pid="10" name="ContentTypeId">
    <vt:lpwstr>0x01010027E7BEF23C88744CAEC680388E71289D</vt:lpwstr>
  </property>
  <property fmtid="{D5CDD505-2E9C-101B-9397-08002B2CF9AE}" pid="11" name="MediaServiceImageTags">
    <vt:lpwstr/>
  </property>
  <property fmtid="{D5CDD505-2E9C-101B-9397-08002B2CF9AE}" pid="12" name="MSIP_Label_4eec1c99-31d3-4e87-859e-7c7f74847519_Enabled">
    <vt:lpwstr>true</vt:lpwstr>
  </property>
  <property fmtid="{D5CDD505-2E9C-101B-9397-08002B2CF9AE}" pid="13" name="MSIP_Label_4eec1c99-31d3-4e87-859e-7c7f74847519_SetDate">
    <vt:lpwstr>2025-10-22T12:43:52Z</vt:lpwstr>
  </property>
  <property fmtid="{D5CDD505-2E9C-101B-9397-08002B2CF9AE}" pid="14" name="MSIP_Label_4eec1c99-31d3-4e87-859e-7c7f74847519_Method">
    <vt:lpwstr>Privileged</vt:lpwstr>
  </property>
  <property fmtid="{D5CDD505-2E9C-101B-9397-08002B2CF9AE}" pid="15" name="MSIP_Label_4eec1c99-31d3-4e87-859e-7c7f74847519_Name">
    <vt:lpwstr>4eec1c99-31d3-4e87-859e-7c7f74847519</vt:lpwstr>
  </property>
  <property fmtid="{D5CDD505-2E9C-101B-9397-08002B2CF9AE}" pid="16" name="MSIP_Label_4eec1c99-31d3-4e87-859e-7c7f74847519_SiteId">
    <vt:lpwstr>143a7396-a856-47d7-8e31-62990b5bacd0</vt:lpwstr>
  </property>
  <property fmtid="{D5CDD505-2E9C-101B-9397-08002B2CF9AE}" pid="17" name="MSIP_Label_4eec1c99-31d3-4e87-859e-7c7f74847519_ActionId">
    <vt:lpwstr>6b691e93-b448-4571-a396-943a06ec2267</vt:lpwstr>
  </property>
  <property fmtid="{D5CDD505-2E9C-101B-9397-08002B2CF9AE}" pid="18" name="MSIP_Label_4eec1c99-31d3-4e87-859e-7c7f74847519_ContentBits">
    <vt:lpwstr>0</vt:lpwstr>
  </property>
  <property fmtid="{D5CDD505-2E9C-101B-9397-08002B2CF9AE}" pid="19" name="MSIP_Label_4eec1c99-31d3-4e87-859e-7c7f74847519_Tag">
    <vt:lpwstr>10, 0, 1, 1</vt:lpwstr>
  </property>
</Properties>
</file>